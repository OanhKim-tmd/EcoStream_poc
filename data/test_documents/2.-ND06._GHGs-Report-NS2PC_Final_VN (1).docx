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72.0" w:type="dxa"/>
        <w:jc w:val="left"/>
        <w:tblInd w:w="108.0" w:type="dxa"/>
        <w:tblBorders>
          <w:top w:color="000000" w:space="0" w:sz="24" w:val="single"/>
          <w:left w:color="000000" w:space="0" w:sz="24" w:val="single"/>
          <w:bottom w:color="000000" w:space="0" w:sz="24" w:val="single"/>
          <w:right w:color="000000" w:space="0" w:sz="24" w:val="single"/>
        </w:tblBorders>
        <w:tblLayout w:type="fixed"/>
        <w:tblLook w:val="0000"/>
      </w:tblPr>
      <w:tblGrid>
        <w:gridCol w:w="9072"/>
        <w:tblGridChange w:id="0">
          <w:tblGrid>
            <w:gridCol w:w="9072"/>
          </w:tblGrid>
        </w:tblGridChange>
      </w:tblGrid>
      <w:tr>
        <w:trPr>
          <w:cantSplit w:val="0"/>
          <w:trHeight w:val="14227" w:hRule="atLeast"/>
          <w:tblHeader w:val="0"/>
        </w:trPr>
        <w:tc>
          <w:tcPr/>
          <w:p w:rsidR="00000000" w:rsidDel="00000000" w:rsidP="00000000" w:rsidRDefault="00000000" w:rsidRPr="00000000" w14:paraId="00000002">
            <w:pPr>
              <w:pStyle w:val="Title"/>
              <w:spacing w:after="120" w:before="120" w:lineRule="auto"/>
              <w:ind w:right="57"/>
              <w:rPr>
                <w:rFonts w:ascii="Times New Roman" w:cs="Times New Roman" w:eastAsia="Times New Roman" w:hAnsi="Times New Roman"/>
                <w:b w:val="1"/>
                <w:bCs w:val="1"/>
                <w:color w:val="000000"/>
              </w:rPr>
            </w:pPr>
            <w:bookmarkStart w:colFirst="0" w:colLast="0" w:name="_cw4do4mqe5f6" w:id="0"/>
            <w:bookmarkEnd w:id="0"/>
            <w:r w:rsidDel="00000000" w:rsidR="00000000" w:rsidRPr="00000000">
              <w:rPr>
                <w:rFonts w:ascii="Times New Roman" w:cs="Times New Roman" w:eastAsia="Times New Roman" w:hAnsi="Times New Roman"/>
                <w:b w:val="1"/>
                <w:bCs w:val="1"/>
                <w:color w:val="000000"/>
                <w:rtl w:val="0"/>
              </w:rPr>
              <w:t xml:space="preserve">CÔNG TY TNHH ĐIỆN </w:t>
            </w:r>
            <w:r w:rsidDel="00000000" w:rsidR="00000000" w:rsidRPr="00000000">
              <w:rPr>
                <w:b w:val="1"/>
                <w:bCs w:val="1"/>
                <w:rtl w:val="0"/>
              </w:rPr>
              <w:t xml:space="preserve">ABC</w:t>
            </w:r>
            <w:r w:rsidDel="00000000" w:rsidR="00000000" w:rsidRPr="00000000">
              <w:rPr>
                <w:rtl w:val="0"/>
              </w:rPr>
            </w:r>
          </w:p>
          <w:p w:rsidR="00000000" w:rsidDel="00000000" w:rsidP="00000000" w:rsidRDefault="00000000" w:rsidRPr="00000000" w14:paraId="00000003">
            <w:pPr>
              <w:pStyle w:val="Title"/>
              <w:spacing w:after="120" w:before="120" w:lineRule="auto"/>
              <w:ind w:right="57"/>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w:t>
            </w:r>
          </w:p>
          <w:p w:rsidR="00000000" w:rsidDel="00000000" w:rsidP="00000000" w:rsidRDefault="00000000" w:rsidRPr="00000000" w14:paraId="00000004">
            <w:pPr>
              <w:pStyle w:val="Title"/>
              <w:spacing w:after="120" w:before="120" w:lineRule="auto"/>
              <w:ind w:right="57"/>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05">
            <w:pPr>
              <w:pStyle w:val="Title"/>
              <w:spacing w:after="120" w:before="120" w:lineRule="auto"/>
              <w:ind w:right="57"/>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06">
            <w:pPr>
              <w:pStyle w:val="Title"/>
              <w:spacing w:after="120" w:before="120" w:lineRule="auto"/>
              <w:ind w:right="57"/>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07">
            <w:pPr>
              <w:pStyle w:val="Title"/>
              <w:spacing w:after="120" w:before="120" w:lineRule="auto"/>
              <w:ind w:right="57"/>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08">
            <w:pPr>
              <w:pStyle w:val="Title"/>
              <w:spacing w:after="120" w:before="120" w:lineRule="auto"/>
              <w:ind w:right="57"/>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09">
            <w:pPr>
              <w:pStyle w:val="Title"/>
              <w:spacing w:after="120" w:before="120" w:lineRule="auto"/>
              <w:ind w:right="57"/>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0A">
            <w:pPr>
              <w:spacing w:after="240" w:lineRule="auto"/>
              <w:jc w:val="center"/>
              <w:rPr>
                <w:b w:val="1"/>
                <w:bCs w:val="1"/>
                <w:color w:val="000000"/>
                <w:sz w:val="48"/>
                <w:szCs w:val="48"/>
              </w:rPr>
            </w:pPr>
            <w:bookmarkStart w:colFirst="0" w:colLast="0" w:name="_qogtrhwuuq45" w:id="1"/>
            <w:bookmarkEnd w:id="1"/>
            <w:r w:rsidDel="00000000" w:rsidR="00000000" w:rsidRPr="00000000">
              <w:rPr>
                <w:b w:val="1"/>
                <w:bCs w:val="1"/>
                <w:color w:val="000000"/>
                <w:sz w:val="48"/>
                <w:szCs w:val="48"/>
                <w:rtl w:val="0"/>
              </w:rPr>
              <w:t xml:space="preserve">BÁO CÁO</w:t>
            </w:r>
          </w:p>
          <w:p w:rsidR="00000000" w:rsidDel="00000000" w:rsidP="00000000" w:rsidRDefault="00000000" w:rsidRPr="00000000" w14:paraId="0000000B">
            <w:pPr>
              <w:pStyle w:val="Title"/>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KẾT QUẢ KIỂM KÊ KHÍ NHÀ KÍNH CHO NĂM 2024</w:t>
            </w:r>
          </w:p>
          <w:p w:rsidR="00000000" w:rsidDel="00000000" w:rsidP="00000000" w:rsidRDefault="00000000" w:rsidRPr="00000000" w14:paraId="0000000C">
            <w:pPr>
              <w:pStyle w:val="Title"/>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của cơ sở “</w:t>
            </w:r>
            <w:r w:rsidDel="00000000" w:rsidR="00000000" w:rsidRPr="00000000">
              <w:rPr>
                <w:b w:val="1"/>
                <w:bCs w:val="1"/>
                <w:sz w:val="36"/>
                <w:szCs w:val="36"/>
                <w:rtl w:val="0"/>
              </w:rPr>
              <w:t xml:space="preserve">Nhà máy ABC</w:t>
            </w:r>
            <w:r w:rsidDel="00000000" w:rsidR="00000000" w:rsidRPr="00000000">
              <w:rPr>
                <w:rFonts w:ascii="Times New Roman" w:cs="Times New Roman" w:eastAsia="Times New Roman" w:hAnsi="Times New Roman"/>
                <w:b w:val="1"/>
                <w:bCs w:val="1"/>
                <w:color w:val="000000"/>
                <w:sz w:val="36"/>
                <w:szCs w:val="36"/>
                <w:rtl w:val="0"/>
              </w:rPr>
              <w:t xml:space="preserve">”</w:t>
            </w:r>
          </w:p>
          <w:p w:rsidR="00000000" w:rsidDel="00000000" w:rsidP="00000000" w:rsidRDefault="00000000" w:rsidRPr="00000000" w14:paraId="0000000D">
            <w:pPr>
              <w:pStyle w:val="Title"/>
              <w:spacing w:before="120" w:line="240" w:lineRule="auto"/>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Địa điểm:</w:t>
            </w:r>
            <w:r w:rsidDel="00000000" w:rsidR="00000000" w:rsidRPr="00000000">
              <w:rPr>
                <w:sz w:val="34"/>
                <w:szCs w:val="34"/>
                <w:rtl w:val="0"/>
              </w:rPr>
              <w:t xml:space="preserve">Khu kinh tế CDF, tỉnh HJK</w:t>
            </w:r>
            <w:r w:rsidDel="00000000" w:rsidR="00000000" w:rsidRPr="00000000">
              <w:rPr>
                <w:rtl w:val="0"/>
              </w:rPr>
            </w:r>
          </w:p>
          <w:p w:rsidR="00000000" w:rsidDel="00000000" w:rsidP="00000000" w:rsidRDefault="00000000" w:rsidRPr="00000000" w14:paraId="0000000E">
            <w:pPr>
              <w:pStyle w:val="Title"/>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F">
            <w:pPr>
              <w:pStyle w:val="Title"/>
              <w:spacing w:after="120" w:before="120" w:lineRule="auto"/>
              <w:ind w:right="57"/>
              <w:jc w:val="both"/>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10">
            <w:pPr>
              <w:pStyle w:val="Title"/>
              <w:spacing w:after="120" w:before="120" w:lineRule="auto"/>
              <w:ind w:right="57"/>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11">
            <w:pPr>
              <w:pStyle w:val="Title"/>
              <w:spacing w:after="120" w:before="120" w:lineRule="auto"/>
              <w:ind w:right="57"/>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12">
            <w:pPr>
              <w:pStyle w:val="Title"/>
              <w:spacing w:after="120" w:before="120" w:lineRule="auto"/>
              <w:ind w:right="57"/>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13">
            <w:pPr>
              <w:pStyle w:val="Title"/>
              <w:spacing w:after="120" w:before="120" w:lineRule="auto"/>
              <w:ind w:right="57"/>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14">
            <w:pPr>
              <w:rPr>
                <w:color w:val="000000"/>
              </w:rPr>
            </w:pPr>
            <w:r w:rsidDel="00000000" w:rsidR="00000000" w:rsidRPr="00000000">
              <w:rPr>
                <w:rtl w:val="0"/>
              </w:rPr>
            </w:r>
          </w:p>
          <w:p w:rsidR="00000000" w:rsidDel="00000000" w:rsidP="00000000" w:rsidRDefault="00000000" w:rsidRPr="00000000" w14:paraId="00000015">
            <w:pPr>
              <w:rPr>
                <w:color w:val="000000"/>
              </w:rPr>
            </w:pPr>
            <w:r w:rsidDel="00000000" w:rsidR="00000000" w:rsidRPr="00000000">
              <w:rPr>
                <w:rtl w:val="0"/>
              </w:rPr>
            </w:r>
          </w:p>
          <w:p w:rsidR="00000000" w:rsidDel="00000000" w:rsidP="00000000" w:rsidRDefault="00000000" w:rsidRPr="00000000" w14:paraId="00000016">
            <w:pPr>
              <w:rPr>
                <w:color w:val="000000"/>
              </w:rPr>
            </w:pPr>
            <w:r w:rsidDel="00000000" w:rsidR="00000000" w:rsidRPr="00000000">
              <w:rPr>
                <w:rtl w:val="0"/>
              </w:rPr>
            </w:r>
          </w:p>
          <w:p w:rsidR="00000000" w:rsidDel="00000000" w:rsidP="00000000" w:rsidRDefault="00000000" w:rsidRPr="00000000" w14:paraId="00000017">
            <w:pPr>
              <w:rPr>
                <w:color w:val="000000"/>
              </w:rPr>
            </w:pPr>
            <w:r w:rsidDel="00000000" w:rsidR="00000000" w:rsidRPr="00000000">
              <w:rPr>
                <w:rtl w:val="0"/>
              </w:rPr>
            </w:r>
          </w:p>
          <w:p w:rsidR="00000000" w:rsidDel="00000000" w:rsidP="00000000" w:rsidRDefault="00000000" w:rsidRPr="00000000" w14:paraId="00000018">
            <w:pPr>
              <w:rPr>
                <w:color w:val="000000"/>
              </w:rPr>
            </w:pPr>
            <w:r w:rsidDel="00000000" w:rsidR="00000000" w:rsidRPr="00000000">
              <w:rPr>
                <w:rtl w:val="0"/>
              </w:rPr>
            </w:r>
          </w:p>
          <w:p w:rsidR="00000000" w:rsidDel="00000000" w:rsidP="00000000" w:rsidRDefault="00000000" w:rsidRPr="00000000" w14:paraId="00000019">
            <w:pPr>
              <w:rPr>
                <w:color w:val="000000"/>
              </w:rPr>
            </w:pPr>
            <w:r w:rsidDel="00000000" w:rsidR="00000000" w:rsidRPr="00000000">
              <w:rPr>
                <w:rtl w:val="0"/>
              </w:rPr>
            </w:r>
          </w:p>
          <w:p w:rsidR="00000000" w:rsidDel="00000000" w:rsidP="00000000" w:rsidRDefault="00000000" w:rsidRPr="00000000" w14:paraId="0000001A">
            <w:pPr>
              <w:rPr>
                <w:color w:val="000000"/>
              </w:rPr>
            </w:pPr>
            <w:r w:rsidDel="00000000" w:rsidR="00000000" w:rsidRPr="00000000">
              <w:rPr>
                <w:rtl w:val="0"/>
              </w:rPr>
            </w:r>
          </w:p>
          <w:p w:rsidR="00000000" w:rsidDel="00000000" w:rsidP="00000000" w:rsidRDefault="00000000" w:rsidRPr="00000000" w14:paraId="0000001B">
            <w:pPr>
              <w:rPr>
                <w:color w:val="000000"/>
              </w:rPr>
            </w:pPr>
            <w:r w:rsidDel="00000000" w:rsidR="00000000" w:rsidRPr="00000000">
              <w:rPr>
                <w:rtl w:val="0"/>
              </w:rPr>
            </w:r>
          </w:p>
          <w:p w:rsidR="00000000" w:rsidDel="00000000" w:rsidP="00000000" w:rsidRDefault="00000000" w:rsidRPr="00000000" w14:paraId="0000001C">
            <w:pPr>
              <w:rPr>
                <w:color w:val="000000"/>
              </w:rPr>
            </w:pPr>
            <w:r w:rsidDel="00000000" w:rsidR="00000000" w:rsidRPr="00000000">
              <w:rPr>
                <w:rtl w:val="0"/>
              </w:rPr>
            </w:r>
          </w:p>
          <w:p w:rsidR="00000000" w:rsidDel="00000000" w:rsidP="00000000" w:rsidRDefault="00000000" w:rsidRPr="00000000" w14:paraId="0000001D">
            <w:pPr>
              <w:jc w:val="center"/>
              <w:rPr>
                <w:b w:val="1"/>
                <w:bCs w:val="1"/>
                <w:color w:val="000000"/>
              </w:rPr>
            </w:pPr>
            <w:r w:rsidDel="00000000" w:rsidR="00000000" w:rsidRPr="00000000">
              <w:rPr>
                <w:b w:val="1"/>
                <w:bCs w:val="1"/>
                <w:rtl w:val="0"/>
              </w:rPr>
              <w:t xml:space="preserve">HJK</w:t>
            </w:r>
            <w:r w:rsidDel="00000000" w:rsidR="00000000" w:rsidRPr="00000000">
              <w:rPr>
                <w:b w:val="1"/>
                <w:bCs w:val="1"/>
                <w:color w:val="000000"/>
                <w:rtl w:val="0"/>
              </w:rPr>
              <w:t xml:space="preserve">, tháng </w:t>
            </w:r>
            <w:ins w:author="Nguyen Van Quang" w:id="0" w:date="2025-03-18T14:33:00Z">
              <w:r w:rsidDel="00000000" w:rsidR="00000000" w:rsidRPr="00000000">
                <w:rPr>
                  <w:b w:val="1"/>
                  <w:bCs w:val="1"/>
                  <w:color w:val="000000"/>
                  <w:rtl w:val="0"/>
                </w:rPr>
                <w:t xml:space="preserve">03</w:t>
              </w:r>
            </w:ins>
            <w:del w:author="Nguyen Van Quang" w:id="0" w:date="2025-03-18T14:33:00Z">
              <w:r w:rsidDel="00000000" w:rsidR="00000000" w:rsidRPr="00000000">
                <w:rPr>
                  <w:b w:val="1"/>
                  <w:bCs w:val="1"/>
                  <w:color w:val="000000"/>
                  <w:rtl w:val="0"/>
                </w:rPr>
                <w:delText xml:space="preserve">02</w:delText>
              </w:r>
            </w:del>
            <w:r w:rsidDel="00000000" w:rsidR="00000000" w:rsidRPr="00000000">
              <w:rPr>
                <w:b w:val="1"/>
                <w:bCs w:val="1"/>
                <w:color w:val="000000"/>
                <w:rtl w:val="0"/>
              </w:rPr>
              <w:t xml:space="preserve">/2025</w:t>
            </w:r>
          </w:p>
        </w:tc>
      </w:tr>
    </w:tbl>
    <w:p w:rsidR="00000000" w:rsidDel="00000000" w:rsidP="00000000" w:rsidRDefault="00000000" w:rsidRPr="00000000" w14:paraId="0000001E">
      <w:pPr>
        <w:pStyle w:val="Title"/>
        <w:spacing w:after="120" w:before="120" w:lineRule="auto"/>
        <w:ind w:right="57"/>
        <w:jc w:val="both"/>
        <w:rPr>
          <w:rFonts w:ascii="Times New Roman" w:cs="Times New Roman" w:eastAsia="Times New Roman" w:hAnsi="Times New Roman"/>
          <w:color w:val="000000"/>
          <w:sz w:val="26"/>
          <w:szCs w:val="26"/>
        </w:rPr>
        <w:sectPr>
          <w:headerReference r:id="rId6" w:type="default"/>
          <w:footerReference r:id="rId7" w:type="even"/>
          <w:pgSz w:h="16834" w:w="11907" w:orient="portrait"/>
          <w:pgMar w:bottom="1134" w:top="1134" w:left="1701" w:right="1134" w:header="720" w:footer="720"/>
          <w:pgNumType w:start="1"/>
          <w:titlePg w:val="1"/>
        </w:sectPr>
      </w:pPr>
      <w:r w:rsidDel="00000000" w:rsidR="00000000" w:rsidRPr="00000000">
        <w:rPr>
          <w:rtl w:val="0"/>
        </w:rPr>
      </w:r>
    </w:p>
    <w:p w:rsidR="00000000" w:rsidDel="00000000" w:rsidP="00000000" w:rsidRDefault="00000000" w:rsidRPr="00000000" w14:paraId="0000001F">
      <w:pPr>
        <w:pStyle w:val="Title"/>
        <w:spacing w:after="120" w:before="120" w:lineRule="auto"/>
        <w:ind w:right="57"/>
        <w:rPr>
          <w:rFonts w:ascii="Times New Roman" w:cs="Times New Roman" w:eastAsia="Times New Roman" w:hAnsi="Times New Roman"/>
          <w:b w:val="1"/>
          <w:bCs w:val="1"/>
          <w:color w:val="000000"/>
        </w:rPr>
      </w:pPr>
      <w:bookmarkStart w:colFirst="0" w:colLast="0" w:name="_sk08clgc5c5f" w:id="2"/>
      <w:bookmarkEnd w:id="2"/>
      <w:r w:rsidDel="00000000" w:rsidR="00000000" w:rsidRPr="00000000">
        <w:rPr>
          <w:rFonts w:ascii="Times New Roman" w:cs="Times New Roman" w:eastAsia="Times New Roman" w:hAnsi="Times New Roman"/>
          <w:b w:val="1"/>
          <w:bCs w:val="1"/>
          <w:color w:val="000000"/>
          <w:rtl w:val="0"/>
        </w:rPr>
        <w:t xml:space="preserve">CÔNG TY TNHH ĐIỆN </w:t>
      </w:r>
      <w:r w:rsidDel="00000000" w:rsidR="00000000" w:rsidRPr="00000000">
        <w:rPr>
          <w:b w:val="1"/>
          <w:bCs w:val="1"/>
          <w:rtl w:val="0"/>
        </w:rPr>
        <w:t xml:space="preserve">ABC</w:t>
      </w:r>
      <w:r w:rsidDel="00000000" w:rsidR="00000000" w:rsidRPr="00000000">
        <w:rPr>
          <w:rtl w:val="0"/>
        </w:rPr>
      </w:r>
    </w:p>
    <w:p w:rsidR="00000000" w:rsidDel="00000000" w:rsidP="00000000" w:rsidRDefault="00000000" w:rsidRPr="00000000" w14:paraId="00000020">
      <w:pPr>
        <w:pStyle w:val="Title"/>
        <w:spacing w:after="120" w:before="120" w:lineRule="auto"/>
        <w:ind w:right="57"/>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w:t>
      </w:r>
    </w:p>
    <w:p w:rsidR="00000000" w:rsidDel="00000000" w:rsidP="00000000" w:rsidRDefault="00000000" w:rsidRPr="00000000" w14:paraId="00000021">
      <w:pPr>
        <w:pStyle w:val="Title"/>
        <w:spacing w:after="120" w:before="120" w:lineRule="auto"/>
        <w:ind w:right="57"/>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22">
      <w:pPr>
        <w:pStyle w:val="Title"/>
        <w:spacing w:after="120" w:before="120" w:lineRule="auto"/>
        <w:ind w:right="57"/>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23">
      <w:pPr>
        <w:pStyle w:val="Title"/>
        <w:spacing w:after="120" w:before="120" w:lineRule="auto"/>
        <w:ind w:right="57"/>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24">
      <w:pPr>
        <w:pStyle w:val="Title"/>
        <w:spacing w:after="120" w:before="120" w:lineRule="auto"/>
        <w:ind w:right="57"/>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25">
      <w:pPr>
        <w:pStyle w:val="Title"/>
        <w:spacing w:after="120" w:before="120" w:lineRule="auto"/>
        <w:ind w:right="57"/>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26">
      <w:pPr>
        <w:pStyle w:val="Title"/>
        <w:spacing w:after="120" w:before="120" w:lineRule="auto"/>
        <w:ind w:right="57"/>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27">
      <w:pPr>
        <w:spacing w:after="240" w:lineRule="auto"/>
        <w:jc w:val="center"/>
        <w:rPr>
          <w:b w:val="1"/>
          <w:bCs w:val="1"/>
          <w:color w:val="000000"/>
          <w:sz w:val="48"/>
          <w:szCs w:val="48"/>
        </w:rPr>
      </w:pPr>
      <w:r w:rsidDel="00000000" w:rsidR="00000000" w:rsidRPr="00000000">
        <w:rPr>
          <w:b w:val="1"/>
          <w:bCs w:val="1"/>
          <w:color w:val="000000"/>
          <w:sz w:val="48"/>
          <w:szCs w:val="48"/>
          <w:rtl w:val="0"/>
        </w:rPr>
        <w:t xml:space="preserve">BÁO CÁO</w:t>
      </w:r>
    </w:p>
    <w:p w:rsidR="00000000" w:rsidDel="00000000" w:rsidP="00000000" w:rsidRDefault="00000000" w:rsidRPr="00000000" w14:paraId="00000028">
      <w:pPr>
        <w:pStyle w:val="Title"/>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KẾT QUẢ KIỂM KÊ KHÍ NHÀ KÍNH CHO NĂM 2024</w:t>
      </w:r>
    </w:p>
    <w:p w:rsidR="00000000" w:rsidDel="00000000" w:rsidP="00000000" w:rsidRDefault="00000000" w:rsidRPr="00000000" w14:paraId="00000029">
      <w:pPr>
        <w:pStyle w:val="Title"/>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của cơ sở “</w:t>
      </w:r>
      <w:r w:rsidDel="00000000" w:rsidR="00000000" w:rsidRPr="00000000">
        <w:rPr>
          <w:b w:val="1"/>
          <w:bCs w:val="1"/>
          <w:sz w:val="36"/>
          <w:szCs w:val="36"/>
          <w:rtl w:val="0"/>
        </w:rPr>
        <w:t xml:space="preserve">Nhà máy ABC</w:t>
      </w:r>
      <w:r w:rsidDel="00000000" w:rsidR="00000000" w:rsidRPr="00000000">
        <w:rPr>
          <w:rFonts w:ascii="Times New Roman" w:cs="Times New Roman" w:eastAsia="Times New Roman" w:hAnsi="Times New Roman"/>
          <w:b w:val="1"/>
          <w:bCs w:val="1"/>
          <w:color w:val="000000"/>
          <w:sz w:val="36"/>
          <w:szCs w:val="36"/>
          <w:rtl w:val="0"/>
        </w:rPr>
        <w:t xml:space="preserve">”</w:t>
      </w:r>
    </w:p>
    <w:p w:rsidR="00000000" w:rsidDel="00000000" w:rsidP="00000000" w:rsidRDefault="00000000" w:rsidRPr="00000000" w14:paraId="0000002A">
      <w:pPr>
        <w:pStyle w:val="Title"/>
        <w:spacing w:before="120" w:line="240" w:lineRule="auto"/>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Địa điểm:</w:t>
      </w:r>
      <w:r w:rsidDel="00000000" w:rsidR="00000000" w:rsidRPr="00000000">
        <w:rPr>
          <w:sz w:val="34"/>
          <w:szCs w:val="34"/>
          <w:rtl w:val="0"/>
        </w:rPr>
        <w:t xml:space="preserve">Khu kinh tế CDF, tỉnh HJK</w:t>
      </w:r>
      <w:r w:rsidDel="00000000" w:rsidR="00000000" w:rsidRPr="00000000">
        <w:rPr>
          <w:rtl w:val="0"/>
        </w:rPr>
      </w:r>
    </w:p>
    <w:p w:rsidR="00000000" w:rsidDel="00000000" w:rsidP="00000000" w:rsidRDefault="00000000" w:rsidRPr="00000000" w14:paraId="0000002B">
      <w:pPr>
        <w:pStyle w:val="Title"/>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2C">
      <w:pPr>
        <w:pStyle w:val="Title"/>
        <w:spacing w:after="120" w:before="120" w:lineRule="auto"/>
        <w:ind w:right="57"/>
        <w:jc w:val="both"/>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2D">
      <w:pPr>
        <w:pStyle w:val="Title"/>
        <w:spacing w:after="120" w:before="120" w:lineRule="auto"/>
        <w:ind w:right="57"/>
        <w:jc w:val="both"/>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2E">
      <w:pPr>
        <w:pStyle w:val="Title"/>
        <w:spacing w:after="120" w:before="120" w:lineRule="auto"/>
        <w:ind w:right="57"/>
        <w:jc w:val="both"/>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2F">
      <w:pPr>
        <w:pStyle w:val="Title"/>
        <w:spacing w:after="120" w:before="120" w:lineRule="auto"/>
        <w:ind w:right="57"/>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30">
      <w:pPr>
        <w:pStyle w:val="Title"/>
        <w:spacing w:after="120" w:before="120" w:lineRule="auto"/>
        <w:ind w:right="57"/>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31">
      <w:pPr>
        <w:pStyle w:val="Title"/>
        <w:spacing w:after="120" w:before="120" w:lineRule="auto"/>
        <w:ind w:right="57"/>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32">
      <w:pPr>
        <w:pStyle w:val="Title"/>
        <w:spacing w:after="120" w:before="120" w:lineRule="auto"/>
        <w:ind w:right="57"/>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33">
      <w:pPr>
        <w:rPr>
          <w:color w:val="000000"/>
        </w:rPr>
      </w:pPr>
      <w:r w:rsidDel="00000000" w:rsidR="00000000" w:rsidRPr="00000000">
        <w:rPr>
          <w:rtl w:val="0"/>
        </w:rPr>
      </w:r>
    </w:p>
    <w:p w:rsidR="00000000" w:rsidDel="00000000" w:rsidP="00000000" w:rsidRDefault="00000000" w:rsidRPr="00000000" w14:paraId="00000034">
      <w:pPr>
        <w:rPr>
          <w:color w:val="000000"/>
        </w:rPr>
      </w:pPr>
      <w:r w:rsidDel="00000000" w:rsidR="00000000" w:rsidRPr="00000000">
        <w:rPr>
          <w:rtl w:val="0"/>
        </w:rPr>
      </w:r>
    </w:p>
    <w:p w:rsidR="00000000" w:rsidDel="00000000" w:rsidP="00000000" w:rsidRDefault="00000000" w:rsidRPr="00000000" w14:paraId="00000035">
      <w:pPr>
        <w:rPr>
          <w:color w:val="000000"/>
        </w:rPr>
      </w:pPr>
      <w:r w:rsidDel="00000000" w:rsidR="00000000" w:rsidRPr="00000000">
        <w:rPr>
          <w:rtl w:val="0"/>
        </w:rPr>
      </w:r>
    </w:p>
    <w:p w:rsidR="00000000" w:rsidDel="00000000" w:rsidP="00000000" w:rsidRDefault="00000000" w:rsidRPr="00000000" w14:paraId="00000036">
      <w:pPr>
        <w:rPr>
          <w:color w:val="000000"/>
        </w:rPr>
      </w:pPr>
      <w:r w:rsidDel="00000000" w:rsidR="00000000" w:rsidRPr="00000000">
        <w:rPr>
          <w:rtl w:val="0"/>
        </w:rPr>
      </w:r>
    </w:p>
    <w:p w:rsidR="00000000" w:rsidDel="00000000" w:rsidP="00000000" w:rsidRDefault="00000000" w:rsidRPr="00000000" w14:paraId="00000037">
      <w:pPr>
        <w:rPr>
          <w:color w:val="000000"/>
        </w:rPr>
      </w:pPr>
      <w:r w:rsidDel="00000000" w:rsidR="00000000" w:rsidRPr="00000000">
        <w:rPr>
          <w:rtl w:val="0"/>
        </w:rPr>
      </w:r>
    </w:p>
    <w:p w:rsidR="00000000" w:rsidDel="00000000" w:rsidP="00000000" w:rsidRDefault="00000000" w:rsidRPr="00000000" w14:paraId="00000038">
      <w:pPr>
        <w:rPr>
          <w:color w:val="000000"/>
        </w:rPr>
      </w:pPr>
      <w:r w:rsidDel="00000000" w:rsidR="00000000" w:rsidRPr="00000000">
        <w:rPr>
          <w:rtl w:val="0"/>
        </w:rPr>
      </w:r>
    </w:p>
    <w:p w:rsidR="00000000" w:rsidDel="00000000" w:rsidP="00000000" w:rsidRDefault="00000000" w:rsidRPr="00000000" w14:paraId="00000039">
      <w:pPr>
        <w:rPr>
          <w:color w:val="000000"/>
        </w:rPr>
      </w:pPr>
      <w:r w:rsidDel="00000000" w:rsidR="00000000" w:rsidRPr="00000000">
        <w:rPr>
          <w:rtl w:val="0"/>
        </w:rPr>
      </w:r>
    </w:p>
    <w:p w:rsidR="00000000" w:rsidDel="00000000" w:rsidP="00000000" w:rsidRDefault="00000000" w:rsidRPr="00000000" w14:paraId="0000003A">
      <w:pPr>
        <w:rPr>
          <w:color w:val="000000"/>
        </w:rPr>
      </w:pPr>
      <w:r w:rsidDel="00000000" w:rsidR="00000000" w:rsidRPr="00000000">
        <w:rPr>
          <w:rtl w:val="0"/>
        </w:rPr>
      </w:r>
    </w:p>
    <w:p w:rsidR="00000000" w:rsidDel="00000000" w:rsidP="00000000" w:rsidRDefault="00000000" w:rsidRPr="00000000" w14:paraId="0000003B">
      <w:pPr>
        <w:rPr>
          <w:color w:val="000000"/>
        </w:rPr>
      </w:pPr>
      <w:r w:rsidDel="00000000" w:rsidR="00000000" w:rsidRPr="00000000">
        <w:rPr>
          <w:rtl w:val="0"/>
        </w:rPr>
      </w:r>
    </w:p>
    <w:p w:rsidR="00000000" w:rsidDel="00000000" w:rsidP="00000000" w:rsidRDefault="00000000" w:rsidRPr="00000000" w14:paraId="0000003C">
      <w:pPr>
        <w:jc w:val="center"/>
        <w:rPr>
          <w:b w:val="1"/>
          <w:bCs w:val="1"/>
          <w:color w:val="000000"/>
        </w:rPr>
        <w:sectPr>
          <w:headerReference r:id="rId8" w:type="default"/>
          <w:footerReference r:id="rId9" w:type="default"/>
          <w:type w:val="nextPage"/>
          <w:pgSz w:h="16834" w:w="11907" w:orient="portrait"/>
          <w:pgMar w:bottom="1134" w:top="1134" w:left="1701" w:right="1134" w:header="720" w:footer="720"/>
          <w:pgNumType w:start="1"/>
        </w:sectPr>
      </w:pPr>
      <w:r w:rsidDel="00000000" w:rsidR="00000000" w:rsidRPr="00000000">
        <w:rPr>
          <w:b w:val="1"/>
          <w:bCs w:val="1"/>
          <w:rtl w:val="0"/>
        </w:rPr>
        <w:t xml:space="preserve">HJK</w:t>
      </w:r>
      <w:r w:rsidDel="00000000" w:rsidR="00000000" w:rsidRPr="00000000">
        <w:rPr>
          <w:b w:val="1"/>
          <w:bCs w:val="1"/>
          <w:color w:val="000000"/>
          <w:rtl w:val="0"/>
        </w:rPr>
        <w:t xml:space="preserve">, tháng </w:t>
      </w:r>
      <w:ins w:author="Nguyen Van Quang" w:id="1" w:date="2025-03-18T14:33:00Z">
        <w:r w:rsidDel="00000000" w:rsidR="00000000" w:rsidRPr="00000000">
          <w:rPr>
            <w:b w:val="1"/>
            <w:bCs w:val="1"/>
            <w:color w:val="000000"/>
            <w:rtl w:val="0"/>
          </w:rPr>
          <w:t xml:space="preserve">03</w:t>
        </w:r>
      </w:ins>
      <w:del w:author="Nguyen Van Quang" w:id="1" w:date="2025-03-18T14:33:00Z">
        <w:r w:rsidDel="00000000" w:rsidR="00000000" w:rsidRPr="00000000">
          <w:rPr>
            <w:b w:val="1"/>
            <w:bCs w:val="1"/>
            <w:color w:val="000000"/>
            <w:rtl w:val="0"/>
          </w:rPr>
          <w:delText xml:space="preserve">02</w:delText>
        </w:r>
      </w:del>
      <w:r w:rsidDel="00000000" w:rsidR="00000000" w:rsidRPr="00000000">
        <w:rPr>
          <w:b w:val="1"/>
          <w:bCs w:val="1"/>
          <w:color w:val="000000"/>
          <w:rtl w:val="0"/>
        </w:rPr>
        <w:t xml:space="preserve">/2025</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ebp2jb6qb0hp" w:id="3"/>
      <w:bookmarkEnd w:id="3"/>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DANH MỤC CÁC CHỮ VIẾT TẮT</w:t>
      </w:r>
    </w:p>
    <w:p w:rsidR="00000000" w:rsidDel="00000000" w:rsidP="00000000" w:rsidRDefault="00000000" w:rsidRPr="00000000" w14:paraId="0000003E">
      <w:pPr>
        <w:rPr>
          <w:color w:val="000000"/>
        </w:rPr>
      </w:pPr>
      <w:r w:rsidDel="00000000" w:rsidR="00000000" w:rsidRPr="00000000">
        <w:rPr>
          <w:rtl w:val="0"/>
        </w:rPr>
      </w:r>
    </w:p>
    <w:tbl>
      <w:tblPr>
        <w:tblStyle w:val="Table2"/>
        <w:tblW w:w="8178.000000000001" w:type="dxa"/>
        <w:jc w:val="center"/>
        <w:tblLayout w:type="fixed"/>
        <w:tblLook w:val="0400"/>
      </w:tblPr>
      <w:tblGrid>
        <w:gridCol w:w="1821"/>
        <w:gridCol w:w="6357"/>
        <w:tblGridChange w:id="0">
          <w:tblGrid>
            <w:gridCol w:w="1821"/>
            <w:gridCol w:w="6357"/>
          </w:tblGrid>
        </w:tblGridChange>
      </w:tblGrid>
      <w:tr>
        <w:trPr>
          <w:cantSplit w:val="0"/>
          <w:tblHeader w:val="0"/>
        </w:trPr>
        <w:tc>
          <w:tcPr>
            <w:vAlign w:val="center"/>
          </w:tcPr>
          <w:p w:rsidR="00000000" w:rsidDel="00000000" w:rsidP="00000000" w:rsidRDefault="00000000" w:rsidRPr="00000000" w14:paraId="0000003F">
            <w:pPr>
              <w:spacing w:before="0" w:lineRule="auto"/>
              <w:rPr>
                <w:color w:val="000000"/>
              </w:rPr>
            </w:pPr>
            <w:r w:rsidDel="00000000" w:rsidR="00000000" w:rsidRPr="00000000">
              <w:rPr>
                <w:color w:val="000000"/>
                <w:rtl w:val="0"/>
              </w:rPr>
              <w:t xml:space="preserve">AR</w:t>
            </w:r>
          </w:p>
        </w:tc>
        <w:tc>
          <w:tcPr>
            <w:vAlign w:val="center"/>
          </w:tcPr>
          <w:p w:rsidR="00000000" w:rsidDel="00000000" w:rsidP="00000000" w:rsidRDefault="00000000" w:rsidRPr="00000000" w14:paraId="00000040">
            <w:pPr>
              <w:spacing w:before="0" w:lineRule="auto"/>
              <w:rPr>
                <w:color w:val="000000"/>
              </w:rPr>
            </w:pPr>
            <w:r w:rsidDel="00000000" w:rsidR="00000000" w:rsidRPr="00000000">
              <w:rPr>
                <w:color w:val="000000"/>
                <w:rtl w:val="0"/>
              </w:rPr>
              <w:t xml:space="preserve">Báo cáo đánh giá</w:t>
            </w:r>
          </w:p>
        </w:tc>
      </w:tr>
      <w:tr>
        <w:trPr>
          <w:cantSplit w:val="0"/>
          <w:tblHeader w:val="0"/>
        </w:trPr>
        <w:tc>
          <w:tcPr>
            <w:vAlign w:val="center"/>
          </w:tcPr>
          <w:p w:rsidR="00000000" w:rsidDel="00000000" w:rsidP="00000000" w:rsidRDefault="00000000" w:rsidRPr="00000000" w14:paraId="00000041">
            <w:pPr>
              <w:spacing w:before="0" w:lineRule="auto"/>
              <w:rPr>
                <w:color w:val="000000"/>
              </w:rPr>
            </w:pPr>
            <w:r w:rsidDel="00000000" w:rsidR="00000000" w:rsidRPr="00000000">
              <w:rPr>
                <w:color w:val="000000"/>
                <w:rtl w:val="0"/>
              </w:rPr>
              <w:t xml:space="preserve">BĐKH</w:t>
            </w:r>
          </w:p>
        </w:tc>
        <w:tc>
          <w:tcPr>
            <w:vAlign w:val="center"/>
          </w:tcPr>
          <w:p w:rsidR="00000000" w:rsidDel="00000000" w:rsidP="00000000" w:rsidRDefault="00000000" w:rsidRPr="00000000" w14:paraId="00000042">
            <w:pPr>
              <w:spacing w:before="0" w:lineRule="auto"/>
              <w:rPr>
                <w:color w:val="000000"/>
              </w:rPr>
            </w:pPr>
            <w:r w:rsidDel="00000000" w:rsidR="00000000" w:rsidRPr="00000000">
              <w:rPr>
                <w:color w:val="000000"/>
                <w:rtl w:val="0"/>
              </w:rPr>
              <w:t xml:space="preserve">Biến đổi khí hậu</w:t>
            </w:r>
          </w:p>
        </w:tc>
      </w:tr>
      <w:tr>
        <w:trPr>
          <w:cantSplit w:val="0"/>
          <w:tblHeader w:val="0"/>
        </w:trPr>
        <w:tc>
          <w:tcPr>
            <w:vAlign w:val="center"/>
          </w:tcPr>
          <w:p w:rsidR="00000000" w:rsidDel="00000000" w:rsidP="00000000" w:rsidRDefault="00000000" w:rsidRPr="00000000" w14:paraId="00000043">
            <w:pPr>
              <w:spacing w:before="0" w:lineRule="auto"/>
              <w:rPr>
                <w:color w:val="000000"/>
              </w:rPr>
            </w:pPr>
            <w:r w:rsidDel="00000000" w:rsidR="00000000" w:rsidRPr="00000000">
              <w:rPr>
                <w:color w:val="000000"/>
                <w:rtl w:val="0"/>
              </w:rPr>
              <w:t xml:space="preserve">BVMT</w:t>
            </w:r>
          </w:p>
        </w:tc>
        <w:tc>
          <w:tcPr>
            <w:vAlign w:val="center"/>
          </w:tcPr>
          <w:p w:rsidR="00000000" w:rsidDel="00000000" w:rsidP="00000000" w:rsidRDefault="00000000" w:rsidRPr="00000000" w14:paraId="00000044">
            <w:pPr>
              <w:spacing w:before="0" w:lineRule="auto"/>
              <w:rPr>
                <w:color w:val="000000"/>
              </w:rPr>
            </w:pPr>
            <w:r w:rsidDel="00000000" w:rsidR="00000000" w:rsidRPr="00000000">
              <w:rPr>
                <w:color w:val="000000"/>
                <w:rtl w:val="0"/>
              </w:rPr>
              <w:t xml:space="preserve">Bảo Vệ Môi trường</w:t>
            </w:r>
          </w:p>
        </w:tc>
      </w:tr>
      <w:tr>
        <w:trPr>
          <w:cantSplit w:val="0"/>
          <w:tblHeader w:val="0"/>
        </w:trPr>
        <w:tc>
          <w:tcPr>
            <w:vAlign w:val="center"/>
          </w:tcPr>
          <w:p w:rsidR="00000000" w:rsidDel="00000000" w:rsidP="00000000" w:rsidRDefault="00000000" w:rsidRPr="00000000" w14:paraId="00000045">
            <w:pPr>
              <w:spacing w:before="0" w:lineRule="auto"/>
              <w:rPr>
                <w:color w:val="000000"/>
              </w:rPr>
            </w:pPr>
            <w:r w:rsidDel="00000000" w:rsidR="00000000" w:rsidRPr="00000000">
              <w:rPr>
                <w:color w:val="000000"/>
                <w:rtl w:val="0"/>
              </w:rPr>
              <w:t xml:space="preserve">CTĐT</w:t>
            </w:r>
          </w:p>
        </w:tc>
        <w:tc>
          <w:tcPr>
            <w:vAlign w:val="center"/>
          </w:tcPr>
          <w:p w:rsidR="00000000" w:rsidDel="00000000" w:rsidP="00000000" w:rsidRDefault="00000000" w:rsidRPr="00000000" w14:paraId="00000046">
            <w:pPr>
              <w:spacing w:before="0" w:lineRule="auto"/>
              <w:rPr>
                <w:color w:val="000000"/>
              </w:rPr>
            </w:pPr>
            <w:r w:rsidDel="00000000" w:rsidR="00000000" w:rsidRPr="00000000">
              <w:rPr>
                <w:color w:val="000000"/>
                <w:rtl w:val="0"/>
              </w:rPr>
              <w:t xml:space="preserve">Chất thải đô thị</w:t>
            </w:r>
          </w:p>
        </w:tc>
      </w:tr>
      <w:tr>
        <w:trPr>
          <w:cantSplit w:val="0"/>
          <w:tblHeader w:val="0"/>
        </w:trPr>
        <w:tc>
          <w:tcPr>
            <w:vAlign w:val="center"/>
          </w:tcPr>
          <w:p w:rsidR="00000000" w:rsidDel="00000000" w:rsidP="00000000" w:rsidRDefault="00000000" w:rsidRPr="00000000" w14:paraId="00000047">
            <w:pPr>
              <w:spacing w:before="0" w:lineRule="auto"/>
              <w:rPr>
                <w:color w:val="000000"/>
              </w:rPr>
            </w:pPr>
            <w:r w:rsidDel="00000000" w:rsidR="00000000" w:rsidRPr="00000000">
              <w:rPr>
                <w:color w:val="000000"/>
                <w:rtl w:val="0"/>
              </w:rPr>
              <w:t xml:space="preserve">CTCN</w:t>
            </w:r>
          </w:p>
        </w:tc>
        <w:tc>
          <w:tcPr>
            <w:vAlign w:val="center"/>
          </w:tcPr>
          <w:p w:rsidR="00000000" w:rsidDel="00000000" w:rsidP="00000000" w:rsidRDefault="00000000" w:rsidRPr="00000000" w14:paraId="00000048">
            <w:pPr>
              <w:spacing w:before="0" w:lineRule="auto"/>
              <w:rPr>
                <w:color w:val="000000"/>
              </w:rPr>
            </w:pPr>
            <w:r w:rsidDel="00000000" w:rsidR="00000000" w:rsidRPr="00000000">
              <w:rPr>
                <w:color w:val="000000"/>
                <w:rtl w:val="0"/>
              </w:rPr>
              <w:t xml:space="preserve">Chất thải công nghiệp</w:t>
            </w:r>
          </w:p>
        </w:tc>
      </w:tr>
      <w:tr>
        <w:trPr>
          <w:cantSplit w:val="0"/>
          <w:tblHeader w:val="0"/>
        </w:trPr>
        <w:tc>
          <w:tcPr>
            <w:vAlign w:val="center"/>
          </w:tcPr>
          <w:p w:rsidR="00000000" w:rsidDel="00000000" w:rsidP="00000000" w:rsidRDefault="00000000" w:rsidRPr="00000000" w14:paraId="00000049">
            <w:pPr>
              <w:spacing w:before="0" w:lineRule="auto"/>
              <w:rPr>
                <w:color w:val="000000"/>
              </w:rPr>
            </w:pPr>
            <w:r w:rsidDel="00000000" w:rsidR="00000000" w:rsidRPr="00000000">
              <w:rPr>
                <w:color w:val="000000"/>
                <w:rtl w:val="0"/>
              </w:rPr>
              <w:t xml:space="preserve">DO</w:t>
            </w:r>
          </w:p>
        </w:tc>
        <w:tc>
          <w:tcPr>
            <w:vAlign w:val="center"/>
          </w:tcPr>
          <w:p w:rsidR="00000000" w:rsidDel="00000000" w:rsidP="00000000" w:rsidRDefault="00000000" w:rsidRPr="00000000" w14:paraId="0000004A">
            <w:pPr>
              <w:spacing w:before="0" w:lineRule="auto"/>
              <w:rPr>
                <w:color w:val="000000"/>
              </w:rPr>
            </w:pPr>
            <w:r w:rsidDel="00000000" w:rsidR="00000000" w:rsidRPr="00000000">
              <w:rPr>
                <w:color w:val="000000"/>
                <w:rtl w:val="0"/>
              </w:rPr>
              <w:t xml:space="preserve">Dầu đi-ê-den</w:t>
            </w:r>
          </w:p>
        </w:tc>
      </w:tr>
      <w:tr>
        <w:trPr>
          <w:cantSplit w:val="0"/>
          <w:tblHeader w:val="0"/>
        </w:trPr>
        <w:tc>
          <w:tcPr>
            <w:vAlign w:val="center"/>
          </w:tcPr>
          <w:p w:rsidR="00000000" w:rsidDel="00000000" w:rsidP="00000000" w:rsidRDefault="00000000" w:rsidRPr="00000000" w14:paraId="0000004B">
            <w:pPr>
              <w:spacing w:before="0" w:lineRule="auto"/>
              <w:rPr>
                <w:color w:val="000000"/>
              </w:rPr>
            </w:pPr>
            <w:r w:rsidDel="00000000" w:rsidR="00000000" w:rsidRPr="00000000">
              <w:rPr>
                <w:color w:val="000000"/>
                <w:rtl w:val="0"/>
              </w:rPr>
              <w:t xml:space="preserve">GPG 2000</w:t>
            </w:r>
          </w:p>
        </w:tc>
        <w:tc>
          <w:tcPr>
            <w:vAlign w:val="center"/>
          </w:tcPr>
          <w:p w:rsidR="00000000" w:rsidDel="00000000" w:rsidP="00000000" w:rsidRDefault="00000000" w:rsidRPr="00000000" w14:paraId="0000004C">
            <w:pPr>
              <w:spacing w:before="0" w:lineRule="auto"/>
              <w:rPr>
                <w:color w:val="000000"/>
              </w:rPr>
            </w:pPr>
            <w:r w:rsidDel="00000000" w:rsidR="00000000" w:rsidRPr="00000000">
              <w:rPr>
                <w:color w:val="000000"/>
                <w:rtl w:val="0"/>
              </w:rPr>
              <w:t xml:space="preserve">Hướng dẫn thực hành tốt và quản lý độ không chắc chắn</w:t>
            </w:r>
          </w:p>
          <w:p w:rsidR="00000000" w:rsidDel="00000000" w:rsidP="00000000" w:rsidRDefault="00000000" w:rsidRPr="00000000" w14:paraId="0000004D">
            <w:pPr>
              <w:spacing w:before="0" w:lineRule="auto"/>
              <w:rPr>
                <w:color w:val="000000"/>
              </w:rPr>
            </w:pPr>
            <w:r w:rsidDel="00000000" w:rsidR="00000000" w:rsidRPr="00000000">
              <w:rPr>
                <w:color w:val="000000"/>
                <w:rtl w:val="0"/>
              </w:rPr>
              <w:t xml:space="preserve">trong kiểm kê quốc gia KNK</w:t>
            </w:r>
          </w:p>
        </w:tc>
      </w:tr>
      <w:tr>
        <w:trPr>
          <w:cantSplit w:val="0"/>
          <w:tblHeader w:val="0"/>
        </w:trPr>
        <w:tc>
          <w:tcPr>
            <w:vAlign w:val="center"/>
          </w:tcPr>
          <w:p w:rsidR="00000000" w:rsidDel="00000000" w:rsidP="00000000" w:rsidRDefault="00000000" w:rsidRPr="00000000" w14:paraId="0000004E">
            <w:pPr>
              <w:spacing w:before="0" w:lineRule="auto"/>
              <w:rPr>
                <w:color w:val="000000"/>
              </w:rPr>
            </w:pPr>
            <w:r w:rsidDel="00000000" w:rsidR="00000000" w:rsidRPr="00000000">
              <w:rPr>
                <w:color w:val="000000"/>
                <w:rtl w:val="0"/>
              </w:rPr>
              <w:t xml:space="preserve">GWP</w:t>
            </w:r>
          </w:p>
        </w:tc>
        <w:tc>
          <w:tcPr>
            <w:vAlign w:val="center"/>
          </w:tcPr>
          <w:p w:rsidR="00000000" w:rsidDel="00000000" w:rsidP="00000000" w:rsidRDefault="00000000" w:rsidRPr="00000000" w14:paraId="0000004F">
            <w:pPr>
              <w:spacing w:before="0" w:lineRule="auto"/>
              <w:rPr>
                <w:color w:val="000000"/>
              </w:rPr>
            </w:pPr>
            <w:r w:rsidDel="00000000" w:rsidR="00000000" w:rsidRPr="00000000">
              <w:rPr>
                <w:color w:val="000000"/>
                <w:rtl w:val="0"/>
              </w:rPr>
              <w:t xml:space="preserve">Tiềm năng nóng lên toàn cầu</w:t>
            </w:r>
          </w:p>
        </w:tc>
      </w:tr>
      <w:tr>
        <w:trPr>
          <w:cantSplit w:val="0"/>
          <w:trHeight w:val="188" w:hRule="atLeast"/>
          <w:tblHeader w:val="0"/>
        </w:trPr>
        <w:tc>
          <w:tcPr>
            <w:vAlign w:val="center"/>
          </w:tcPr>
          <w:p w:rsidR="00000000" w:rsidDel="00000000" w:rsidP="00000000" w:rsidRDefault="00000000" w:rsidRPr="00000000" w14:paraId="00000050">
            <w:pPr>
              <w:spacing w:before="0" w:lineRule="auto"/>
              <w:rPr>
                <w:color w:val="000000"/>
              </w:rPr>
            </w:pPr>
            <w:r w:rsidDel="00000000" w:rsidR="00000000" w:rsidRPr="00000000">
              <w:rPr>
                <w:color w:val="000000"/>
                <w:rtl w:val="0"/>
              </w:rPr>
              <w:t xml:space="preserve">HSPT</w:t>
            </w:r>
          </w:p>
        </w:tc>
        <w:tc>
          <w:tcPr>
            <w:vAlign w:val="center"/>
          </w:tcPr>
          <w:p w:rsidR="00000000" w:rsidDel="00000000" w:rsidP="00000000" w:rsidRDefault="00000000" w:rsidRPr="00000000" w14:paraId="00000051">
            <w:pPr>
              <w:spacing w:before="0" w:lineRule="auto"/>
              <w:rPr>
                <w:color w:val="000000"/>
              </w:rPr>
            </w:pPr>
            <w:r w:rsidDel="00000000" w:rsidR="00000000" w:rsidRPr="00000000">
              <w:rPr>
                <w:color w:val="000000"/>
                <w:rtl w:val="0"/>
              </w:rPr>
              <w:t xml:space="preserve">Hệ số phát thải</w:t>
            </w:r>
          </w:p>
        </w:tc>
      </w:tr>
      <w:tr>
        <w:trPr>
          <w:cantSplit w:val="0"/>
          <w:trHeight w:val="188" w:hRule="atLeast"/>
          <w:tblHeader w:val="0"/>
        </w:trPr>
        <w:tc>
          <w:tcPr>
            <w:vAlign w:val="center"/>
          </w:tcPr>
          <w:p w:rsidR="00000000" w:rsidDel="00000000" w:rsidP="00000000" w:rsidRDefault="00000000" w:rsidRPr="00000000" w14:paraId="00000052">
            <w:pPr>
              <w:spacing w:before="0" w:lineRule="auto"/>
              <w:rPr>
                <w:color w:val="000000"/>
              </w:rPr>
            </w:pPr>
            <w:r w:rsidDel="00000000" w:rsidR="00000000" w:rsidRPr="00000000">
              <w:rPr>
                <w:color w:val="000000"/>
                <w:rtl w:val="0"/>
              </w:rPr>
              <w:t xml:space="preserve">IP</w:t>
            </w:r>
          </w:p>
        </w:tc>
        <w:tc>
          <w:tcPr>
            <w:vAlign w:val="center"/>
          </w:tcPr>
          <w:p w:rsidR="00000000" w:rsidDel="00000000" w:rsidP="00000000" w:rsidRDefault="00000000" w:rsidRPr="00000000" w14:paraId="00000053">
            <w:pPr>
              <w:spacing w:before="0" w:lineRule="auto"/>
              <w:rPr>
                <w:color w:val="000000"/>
              </w:rPr>
            </w:pPr>
            <w:r w:rsidDel="00000000" w:rsidR="00000000" w:rsidRPr="00000000">
              <w:rPr>
                <w:color w:val="000000"/>
                <w:rtl w:val="0"/>
              </w:rPr>
              <w:t xml:space="preserve">Các quá trình công nghiệp</w:t>
            </w:r>
          </w:p>
        </w:tc>
      </w:tr>
      <w:tr>
        <w:trPr>
          <w:cantSplit w:val="0"/>
          <w:trHeight w:val="188" w:hRule="atLeast"/>
          <w:tblHeader w:val="0"/>
        </w:trPr>
        <w:tc>
          <w:tcPr>
            <w:vAlign w:val="center"/>
          </w:tcPr>
          <w:p w:rsidR="00000000" w:rsidDel="00000000" w:rsidP="00000000" w:rsidRDefault="00000000" w:rsidRPr="00000000" w14:paraId="00000054">
            <w:pPr>
              <w:spacing w:before="0" w:lineRule="auto"/>
              <w:rPr>
                <w:color w:val="000000"/>
              </w:rPr>
            </w:pPr>
            <w:r w:rsidDel="00000000" w:rsidR="00000000" w:rsidRPr="00000000">
              <w:rPr>
                <w:color w:val="000000"/>
                <w:rtl w:val="0"/>
              </w:rPr>
              <w:t xml:space="preserve">IPPU</w:t>
            </w:r>
          </w:p>
        </w:tc>
        <w:tc>
          <w:tcPr>
            <w:vAlign w:val="center"/>
          </w:tcPr>
          <w:p w:rsidR="00000000" w:rsidDel="00000000" w:rsidP="00000000" w:rsidRDefault="00000000" w:rsidRPr="00000000" w14:paraId="00000055">
            <w:pPr>
              <w:spacing w:before="0" w:lineRule="auto"/>
              <w:rPr>
                <w:color w:val="000000"/>
              </w:rPr>
            </w:pPr>
            <w:r w:rsidDel="00000000" w:rsidR="00000000" w:rsidRPr="00000000">
              <w:rPr>
                <w:color w:val="000000"/>
                <w:rtl w:val="0"/>
              </w:rPr>
              <w:t xml:space="preserve">Các quá trình công nghiệp và sử dụng sản phẩm</w:t>
            </w:r>
          </w:p>
        </w:tc>
      </w:tr>
      <w:tr>
        <w:trPr>
          <w:cantSplit w:val="0"/>
          <w:tblHeader w:val="0"/>
        </w:trPr>
        <w:tc>
          <w:tcPr>
            <w:vAlign w:val="center"/>
          </w:tcPr>
          <w:p w:rsidR="00000000" w:rsidDel="00000000" w:rsidP="00000000" w:rsidRDefault="00000000" w:rsidRPr="00000000" w14:paraId="00000056">
            <w:pPr>
              <w:spacing w:before="0" w:lineRule="auto"/>
              <w:rPr>
                <w:color w:val="000000"/>
              </w:rPr>
            </w:pPr>
            <w:r w:rsidDel="00000000" w:rsidR="00000000" w:rsidRPr="00000000">
              <w:rPr>
                <w:color w:val="000000"/>
                <w:rtl w:val="0"/>
              </w:rPr>
              <w:t xml:space="preserve">IPCC</w:t>
            </w:r>
          </w:p>
        </w:tc>
        <w:tc>
          <w:tcPr>
            <w:vAlign w:val="center"/>
          </w:tcPr>
          <w:p w:rsidR="00000000" w:rsidDel="00000000" w:rsidP="00000000" w:rsidRDefault="00000000" w:rsidRPr="00000000" w14:paraId="00000057">
            <w:pPr>
              <w:spacing w:before="0" w:lineRule="auto"/>
              <w:rPr>
                <w:color w:val="000000"/>
              </w:rPr>
            </w:pPr>
            <w:r w:rsidDel="00000000" w:rsidR="00000000" w:rsidRPr="00000000">
              <w:rPr>
                <w:color w:val="000000"/>
                <w:rtl w:val="0"/>
              </w:rPr>
              <w:t xml:space="preserve">Ban liên Chính phủ về biến đổi khí hậu</w:t>
            </w:r>
          </w:p>
        </w:tc>
      </w:tr>
      <w:tr>
        <w:trPr>
          <w:cantSplit w:val="0"/>
          <w:tblHeader w:val="0"/>
        </w:trPr>
        <w:tc>
          <w:tcPr>
            <w:vAlign w:val="center"/>
          </w:tcPr>
          <w:p w:rsidR="00000000" w:rsidDel="00000000" w:rsidP="00000000" w:rsidRDefault="00000000" w:rsidRPr="00000000" w14:paraId="00000058">
            <w:pPr>
              <w:spacing w:before="0" w:lineRule="auto"/>
              <w:rPr>
                <w:color w:val="000000"/>
              </w:rPr>
            </w:pPr>
            <w:r w:rsidDel="00000000" w:rsidR="00000000" w:rsidRPr="00000000">
              <w:rPr>
                <w:color w:val="000000"/>
                <w:rtl w:val="0"/>
              </w:rPr>
              <w:t xml:space="preserve">KNK</w:t>
            </w:r>
          </w:p>
        </w:tc>
        <w:tc>
          <w:tcPr>
            <w:vAlign w:val="center"/>
          </w:tcPr>
          <w:p w:rsidR="00000000" w:rsidDel="00000000" w:rsidP="00000000" w:rsidRDefault="00000000" w:rsidRPr="00000000" w14:paraId="00000059">
            <w:pPr>
              <w:spacing w:before="0" w:lineRule="auto"/>
              <w:rPr>
                <w:color w:val="000000"/>
              </w:rPr>
            </w:pPr>
            <w:r w:rsidDel="00000000" w:rsidR="00000000" w:rsidRPr="00000000">
              <w:rPr>
                <w:color w:val="000000"/>
                <w:rtl w:val="0"/>
              </w:rPr>
              <w:t xml:space="preserve">Khí nhà kính</w:t>
            </w:r>
          </w:p>
        </w:tc>
      </w:tr>
      <w:tr>
        <w:trPr>
          <w:cantSplit w:val="0"/>
          <w:tblHeader w:val="0"/>
        </w:trPr>
        <w:tc>
          <w:tcPr>
            <w:vAlign w:val="center"/>
          </w:tcPr>
          <w:p w:rsidR="00000000" w:rsidDel="00000000" w:rsidP="00000000" w:rsidRDefault="00000000" w:rsidRPr="00000000" w14:paraId="0000005A">
            <w:pPr>
              <w:spacing w:before="0" w:lineRule="auto"/>
              <w:rPr>
                <w:color w:val="000000"/>
              </w:rPr>
            </w:pPr>
            <w:r w:rsidDel="00000000" w:rsidR="00000000" w:rsidRPr="00000000">
              <w:rPr>
                <w:color w:val="000000"/>
                <w:rtl w:val="0"/>
              </w:rPr>
              <w:t xml:space="preserve">LPG</w:t>
            </w:r>
          </w:p>
        </w:tc>
        <w:tc>
          <w:tcPr>
            <w:vAlign w:val="center"/>
          </w:tcPr>
          <w:p w:rsidR="00000000" w:rsidDel="00000000" w:rsidP="00000000" w:rsidRDefault="00000000" w:rsidRPr="00000000" w14:paraId="0000005B">
            <w:pPr>
              <w:spacing w:before="0" w:lineRule="auto"/>
              <w:rPr>
                <w:color w:val="000000"/>
              </w:rPr>
            </w:pPr>
            <w:r w:rsidDel="00000000" w:rsidR="00000000" w:rsidRPr="00000000">
              <w:rPr>
                <w:color w:val="000000"/>
                <w:rtl w:val="0"/>
              </w:rPr>
              <w:t xml:space="preserve">Khí hóa lỏng</w:t>
            </w:r>
          </w:p>
        </w:tc>
      </w:tr>
      <w:tr>
        <w:trPr>
          <w:cantSplit w:val="0"/>
          <w:tblHeader w:val="0"/>
        </w:trPr>
        <w:tc>
          <w:tcPr>
            <w:vAlign w:val="center"/>
          </w:tcPr>
          <w:p w:rsidR="00000000" w:rsidDel="00000000" w:rsidP="00000000" w:rsidRDefault="00000000" w:rsidRPr="00000000" w14:paraId="0000005C">
            <w:pPr>
              <w:spacing w:before="0" w:lineRule="auto"/>
              <w:rPr>
                <w:color w:val="000000"/>
              </w:rPr>
            </w:pPr>
            <w:r w:rsidDel="00000000" w:rsidR="00000000" w:rsidRPr="00000000">
              <w:rPr>
                <w:color w:val="000000"/>
                <w:rtl w:val="0"/>
              </w:rPr>
              <w:t xml:space="preserve">LNG</w:t>
            </w:r>
          </w:p>
        </w:tc>
        <w:tc>
          <w:tcPr>
            <w:vAlign w:val="center"/>
          </w:tcPr>
          <w:p w:rsidR="00000000" w:rsidDel="00000000" w:rsidP="00000000" w:rsidRDefault="00000000" w:rsidRPr="00000000" w14:paraId="0000005D">
            <w:pPr>
              <w:spacing w:before="0" w:lineRule="auto"/>
              <w:rPr>
                <w:color w:val="000000"/>
              </w:rPr>
            </w:pPr>
            <w:r w:rsidDel="00000000" w:rsidR="00000000" w:rsidRPr="00000000">
              <w:rPr>
                <w:color w:val="000000"/>
                <w:rtl w:val="0"/>
              </w:rPr>
              <w:t xml:space="preserve">Khí tự nhiên hoá lỏng (Liquefied Natural Gas)</w:t>
            </w:r>
          </w:p>
        </w:tc>
      </w:tr>
      <w:tr>
        <w:trPr>
          <w:cantSplit w:val="0"/>
          <w:tblHeader w:val="0"/>
        </w:trPr>
        <w:tc>
          <w:tcPr>
            <w:vAlign w:val="center"/>
          </w:tcPr>
          <w:p w:rsidR="00000000" w:rsidDel="00000000" w:rsidP="00000000" w:rsidRDefault="00000000" w:rsidRPr="00000000" w14:paraId="0000005E">
            <w:pPr>
              <w:spacing w:before="0" w:lineRule="auto"/>
              <w:rPr>
                <w:color w:val="000000"/>
              </w:rPr>
            </w:pPr>
            <w:r w:rsidDel="00000000" w:rsidR="00000000" w:rsidRPr="00000000">
              <w:rPr>
                <w:color w:val="000000"/>
                <w:rtl w:val="0"/>
              </w:rPr>
              <w:t xml:space="preserve">NMNĐ</w:t>
            </w:r>
          </w:p>
        </w:tc>
        <w:tc>
          <w:tcPr>
            <w:vAlign w:val="center"/>
          </w:tcPr>
          <w:p w:rsidR="00000000" w:rsidDel="00000000" w:rsidP="00000000" w:rsidRDefault="00000000" w:rsidRPr="00000000" w14:paraId="0000005F">
            <w:pPr>
              <w:spacing w:before="0" w:lineRule="auto"/>
              <w:rPr>
                <w:color w:val="000000"/>
              </w:rPr>
            </w:pPr>
            <w:r w:rsidDel="00000000" w:rsidR="00000000" w:rsidRPr="00000000">
              <w:rPr>
                <w:color w:val="000000"/>
                <w:rtl w:val="0"/>
              </w:rPr>
              <w:t xml:space="preserve">Nhà máy nhiệt điện</w:t>
            </w:r>
          </w:p>
        </w:tc>
      </w:tr>
      <w:tr>
        <w:trPr>
          <w:cantSplit w:val="0"/>
          <w:tblHeader w:val="0"/>
        </w:trPr>
        <w:tc>
          <w:tcPr>
            <w:vAlign w:val="center"/>
          </w:tcPr>
          <w:p w:rsidR="00000000" w:rsidDel="00000000" w:rsidP="00000000" w:rsidRDefault="00000000" w:rsidRPr="00000000" w14:paraId="00000060">
            <w:pPr>
              <w:spacing w:before="0" w:lineRule="auto"/>
              <w:rPr>
                <w:color w:val="000000"/>
              </w:rPr>
            </w:pPr>
            <w:r w:rsidDel="00000000" w:rsidR="00000000" w:rsidRPr="00000000">
              <w:rPr>
                <w:color w:val="000000"/>
                <w:rtl w:val="0"/>
              </w:rPr>
              <w:t xml:space="preserve">NCV</w:t>
            </w:r>
          </w:p>
        </w:tc>
        <w:tc>
          <w:tcPr>
            <w:vAlign w:val="center"/>
          </w:tcPr>
          <w:p w:rsidR="00000000" w:rsidDel="00000000" w:rsidP="00000000" w:rsidRDefault="00000000" w:rsidRPr="00000000" w14:paraId="00000061">
            <w:pPr>
              <w:spacing w:before="0" w:lineRule="auto"/>
              <w:rPr>
                <w:color w:val="000000"/>
              </w:rPr>
            </w:pPr>
            <w:r w:rsidDel="00000000" w:rsidR="00000000" w:rsidRPr="00000000">
              <w:rPr>
                <w:color w:val="000000"/>
                <w:rtl w:val="0"/>
              </w:rPr>
              <w:t xml:space="preserve">Giá trị nhiệt thấp</w:t>
            </w:r>
          </w:p>
        </w:tc>
      </w:tr>
      <w:tr>
        <w:trPr>
          <w:cantSplit w:val="0"/>
          <w:tblHeader w:val="0"/>
        </w:trPr>
        <w:tc>
          <w:tcPr>
            <w:vAlign w:val="center"/>
          </w:tcPr>
          <w:p w:rsidR="00000000" w:rsidDel="00000000" w:rsidP="00000000" w:rsidRDefault="00000000" w:rsidRPr="00000000" w14:paraId="00000062">
            <w:pPr>
              <w:spacing w:before="0" w:lineRule="auto"/>
              <w:rPr>
                <w:color w:val="000000"/>
              </w:rPr>
            </w:pPr>
            <w:r w:rsidDel="00000000" w:rsidR="00000000" w:rsidRPr="00000000">
              <w:rPr>
                <w:color w:val="000000"/>
                <w:rtl w:val="0"/>
              </w:rPr>
              <w:t xml:space="preserve">NTCN</w:t>
            </w:r>
          </w:p>
        </w:tc>
        <w:tc>
          <w:tcPr>
            <w:vAlign w:val="center"/>
          </w:tcPr>
          <w:p w:rsidR="00000000" w:rsidDel="00000000" w:rsidP="00000000" w:rsidRDefault="00000000" w:rsidRPr="00000000" w14:paraId="00000063">
            <w:pPr>
              <w:spacing w:before="0" w:lineRule="auto"/>
              <w:rPr>
                <w:color w:val="000000"/>
              </w:rPr>
            </w:pPr>
            <w:r w:rsidDel="00000000" w:rsidR="00000000" w:rsidRPr="00000000">
              <w:rPr>
                <w:color w:val="000000"/>
                <w:rtl w:val="0"/>
              </w:rPr>
              <w:t xml:space="preserve">Nước thải công nghiệp</w:t>
            </w:r>
          </w:p>
        </w:tc>
      </w:tr>
      <w:tr>
        <w:trPr>
          <w:cantSplit w:val="0"/>
          <w:tblHeader w:val="0"/>
        </w:trPr>
        <w:tc>
          <w:tcPr>
            <w:vAlign w:val="center"/>
          </w:tcPr>
          <w:p w:rsidR="00000000" w:rsidDel="00000000" w:rsidP="00000000" w:rsidRDefault="00000000" w:rsidRPr="00000000" w14:paraId="00000064">
            <w:pPr>
              <w:spacing w:before="0" w:lineRule="auto"/>
              <w:rPr>
                <w:color w:val="000000"/>
              </w:rPr>
            </w:pPr>
            <w:r w:rsidDel="00000000" w:rsidR="00000000" w:rsidRPr="00000000">
              <w:rPr>
                <w:color w:val="000000"/>
                <w:rtl w:val="0"/>
              </w:rPr>
              <w:t xml:space="preserve">NTSH</w:t>
            </w:r>
          </w:p>
        </w:tc>
        <w:tc>
          <w:tcPr>
            <w:vAlign w:val="center"/>
          </w:tcPr>
          <w:p w:rsidR="00000000" w:rsidDel="00000000" w:rsidP="00000000" w:rsidRDefault="00000000" w:rsidRPr="00000000" w14:paraId="00000065">
            <w:pPr>
              <w:spacing w:before="0" w:lineRule="auto"/>
              <w:rPr>
                <w:color w:val="000000"/>
              </w:rPr>
            </w:pPr>
            <w:r w:rsidDel="00000000" w:rsidR="00000000" w:rsidRPr="00000000">
              <w:rPr>
                <w:color w:val="000000"/>
                <w:rtl w:val="0"/>
              </w:rPr>
              <w:t xml:space="preserve">Nước thải sinh hoạt</w:t>
            </w:r>
          </w:p>
        </w:tc>
      </w:tr>
      <w:tr>
        <w:trPr>
          <w:cantSplit w:val="0"/>
          <w:tblHeader w:val="0"/>
        </w:trPr>
        <w:tc>
          <w:tcPr>
            <w:vAlign w:val="center"/>
          </w:tcPr>
          <w:p w:rsidR="00000000" w:rsidDel="00000000" w:rsidP="00000000" w:rsidRDefault="00000000" w:rsidRPr="00000000" w14:paraId="00000066">
            <w:pPr>
              <w:spacing w:before="0" w:lineRule="auto"/>
              <w:rPr>
                <w:color w:val="000000"/>
              </w:rPr>
            </w:pPr>
            <w:r w:rsidDel="00000000" w:rsidR="00000000" w:rsidRPr="00000000">
              <w:rPr>
                <w:color w:val="000000"/>
                <w:rtl w:val="0"/>
              </w:rPr>
              <w:t xml:space="preserve">QC</w:t>
            </w:r>
          </w:p>
        </w:tc>
        <w:tc>
          <w:tcPr>
            <w:vAlign w:val="center"/>
          </w:tcPr>
          <w:p w:rsidR="00000000" w:rsidDel="00000000" w:rsidP="00000000" w:rsidRDefault="00000000" w:rsidRPr="00000000" w14:paraId="00000067">
            <w:pPr>
              <w:spacing w:before="0" w:lineRule="auto"/>
              <w:rPr>
                <w:color w:val="000000"/>
              </w:rPr>
            </w:pPr>
            <w:r w:rsidDel="00000000" w:rsidR="00000000" w:rsidRPr="00000000">
              <w:rPr>
                <w:color w:val="000000"/>
                <w:rtl w:val="0"/>
              </w:rPr>
              <w:t xml:space="preserve">Kiểm soát chất lượng</w:t>
            </w:r>
          </w:p>
        </w:tc>
      </w:tr>
      <w:tr>
        <w:trPr>
          <w:cantSplit w:val="0"/>
          <w:tblHeader w:val="0"/>
        </w:trPr>
        <w:tc>
          <w:tcPr>
            <w:vAlign w:val="center"/>
          </w:tcPr>
          <w:p w:rsidR="00000000" w:rsidDel="00000000" w:rsidP="00000000" w:rsidRDefault="00000000" w:rsidRPr="00000000" w14:paraId="00000068">
            <w:pPr>
              <w:spacing w:before="0" w:lineRule="auto"/>
              <w:rPr>
                <w:color w:val="000000"/>
              </w:rPr>
            </w:pPr>
            <w:r w:rsidDel="00000000" w:rsidR="00000000" w:rsidRPr="00000000">
              <w:rPr>
                <w:color w:val="000000"/>
                <w:rtl w:val="0"/>
              </w:rPr>
              <w:t xml:space="preserve">SLHĐ</w:t>
            </w:r>
          </w:p>
        </w:tc>
        <w:tc>
          <w:tcPr>
            <w:vAlign w:val="center"/>
          </w:tcPr>
          <w:p w:rsidR="00000000" w:rsidDel="00000000" w:rsidP="00000000" w:rsidRDefault="00000000" w:rsidRPr="00000000" w14:paraId="00000069">
            <w:pPr>
              <w:spacing w:before="0" w:lineRule="auto"/>
              <w:rPr>
                <w:color w:val="000000"/>
              </w:rPr>
            </w:pPr>
            <w:r w:rsidDel="00000000" w:rsidR="00000000" w:rsidRPr="00000000">
              <w:rPr>
                <w:color w:val="000000"/>
                <w:rtl w:val="0"/>
              </w:rPr>
              <w:t xml:space="preserve">Số liệu hoạt động</w:t>
            </w:r>
          </w:p>
        </w:tc>
      </w:tr>
      <w:tr>
        <w:trPr>
          <w:cantSplit w:val="0"/>
          <w:tblHeader w:val="0"/>
        </w:trPr>
        <w:tc>
          <w:tcPr>
            <w:vAlign w:val="center"/>
          </w:tcPr>
          <w:p w:rsidR="00000000" w:rsidDel="00000000" w:rsidP="00000000" w:rsidRDefault="00000000" w:rsidRPr="00000000" w14:paraId="0000006A">
            <w:pPr>
              <w:spacing w:before="0" w:lineRule="auto"/>
              <w:rPr>
                <w:color w:val="000000"/>
              </w:rPr>
            </w:pPr>
            <w:r w:rsidDel="00000000" w:rsidR="00000000" w:rsidRPr="00000000">
              <w:rPr>
                <w:color w:val="000000"/>
                <w:rtl w:val="0"/>
              </w:rPr>
              <w:t xml:space="preserve">TJ</w:t>
            </w:r>
          </w:p>
        </w:tc>
        <w:tc>
          <w:tcPr>
            <w:vAlign w:val="center"/>
          </w:tcPr>
          <w:p w:rsidR="00000000" w:rsidDel="00000000" w:rsidP="00000000" w:rsidRDefault="00000000" w:rsidRPr="00000000" w14:paraId="0000006B">
            <w:pPr>
              <w:spacing w:before="0" w:lineRule="auto"/>
              <w:rPr>
                <w:color w:val="000000"/>
              </w:rPr>
            </w:pPr>
            <w:r w:rsidDel="00000000" w:rsidR="00000000" w:rsidRPr="00000000">
              <w:rPr>
                <w:color w:val="000000"/>
                <w:rtl w:val="0"/>
              </w:rPr>
              <w:t xml:space="preserve">Terajoules</w:t>
            </w:r>
          </w:p>
        </w:tc>
      </w:tr>
      <w:tr>
        <w:trPr>
          <w:cantSplit w:val="0"/>
          <w:tblHeader w:val="0"/>
        </w:trPr>
        <w:tc>
          <w:tcPr>
            <w:vAlign w:val="center"/>
          </w:tcPr>
          <w:p w:rsidR="00000000" w:rsidDel="00000000" w:rsidP="00000000" w:rsidRDefault="00000000" w:rsidRPr="00000000" w14:paraId="0000006C">
            <w:pPr>
              <w:spacing w:before="0" w:lineRule="auto"/>
              <w:rPr>
                <w:color w:val="000000"/>
              </w:rPr>
            </w:pPr>
            <w:r w:rsidDel="00000000" w:rsidR="00000000" w:rsidRPr="00000000">
              <w:rPr>
                <w:color w:val="000000"/>
                <w:rtl w:val="0"/>
              </w:rPr>
              <w:t xml:space="preserve">UNFCCC</w:t>
            </w:r>
          </w:p>
        </w:tc>
        <w:tc>
          <w:tcPr>
            <w:vAlign w:val="center"/>
          </w:tcPr>
          <w:p w:rsidR="00000000" w:rsidDel="00000000" w:rsidP="00000000" w:rsidRDefault="00000000" w:rsidRPr="00000000" w14:paraId="0000006D">
            <w:pPr>
              <w:spacing w:before="0" w:lineRule="auto"/>
              <w:rPr>
                <w:color w:val="000000"/>
              </w:rPr>
            </w:pPr>
            <w:r w:rsidDel="00000000" w:rsidR="00000000" w:rsidRPr="00000000">
              <w:rPr>
                <w:color w:val="000000"/>
                <w:rtl w:val="0"/>
              </w:rPr>
              <w:t xml:space="preserve">Công ước khung của Liên hợp quốc về biến đổi khí hậu</w:t>
            </w:r>
          </w:p>
        </w:tc>
      </w:tr>
    </w:tbl>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F">
      <w:pPr>
        <w:widowControl w:val="1"/>
        <w:spacing w:after="160" w:before="0" w:line="259" w:lineRule="auto"/>
        <w:jc w:val="left"/>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td49aesvt6mk" w:id="4"/>
      <w:bookmarkEnd w:id="4"/>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MỤC LỤC</w:t>
      </w:r>
    </w:p>
    <w:p w:rsidR="00000000" w:rsidDel="00000000" w:rsidP="00000000" w:rsidRDefault="00000000" w:rsidRPr="00000000" w14:paraId="0000007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sdt>
      <w:sdtPr>
        <w:id w:val="1347896407"/>
        <w:docPartObj>
          <w:docPartGallery w:val="Table of Contents"/>
          <w:docPartUnique w:val="1"/>
        </w:docPartObj>
      </w:sdtPr>
      <w:sdtContent>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qogtrhwuuq45">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BÁO CÁO</w:t>
            </w:r>
          </w:hyperlink>
          <w:hyperlink w:anchor="_qogtrhwuuq45">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t xml:space="preserve">i</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ebp2jb6qb0hp">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DANH MỤC CÁC CHỮ VIẾT TẮT</w:t>
              <w:tab/>
              <w:t xml:space="preserve">i</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td49aesvt6mk">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MỤC LỤC</w:t>
              <w:tab/>
              <w:t xml:space="preserve">ii</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rt731gg58z2h">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DANH MỤC BẢNG</w:t>
              <w:tab/>
              <w:t xml:space="preserve">iv</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p527mgdpwl7o">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DANH MỤC HÌNH</w:t>
              <w:tab/>
              <w:t xml:space="preserve">v</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faccmkpmaw4y">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 Thông tin của cơ sở phải thực hiện kiểm kê khí nhà kính</w:t>
              <w:tab/>
              <w:t xml:space="preserve">1</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61"/>
            </w:tabs>
            <w:spacing w:after="100" w:before="120" w:line="276" w:lineRule="auto"/>
            <w:ind w:left="2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wzq5lcf3hcn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Tên cơ sở, địa chỉ, giấy phép kinh doanh</w:t>
              <w:tab/>
              <w:t xml:space="preserve">1</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61"/>
            </w:tabs>
            <w:spacing w:after="100" w:before="120" w:line="276" w:lineRule="auto"/>
            <w:ind w:left="5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qfhrcioctej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Tên cơ sở</w:t>
              <w:tab/>
              <w:t xml:space="preserve">1</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61"/>
            </w:tabs>
            <w:spacing w:after="100" w:before="120" w:line="276" w:lineRule="auto"/>
            <w:ind w:left="5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u0co4ko5kf2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Địa chỉ</w:t>
              <w:tab/>
              <w:t xml:space="preserve">1</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61"/>
            </w:tabs>
            <w:spacing w:after="100" w:before="120" w:line="276" w:lineRule="auto"/>
            <w:ind w:left="5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539phe1korj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Giấy phép kinh doanh</w:t>
              <w:tab/>
              <w:t xml:space="preserve">1</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61"/>
            </w:tabs>
            <w:spacing w:after="100" w:before="120" w:line="276" w:lineRule="auto"/>
            <w:ind w:left="2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xvuc5b37ug5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Thông tin về người đại diện của cơ sở trước pháp luật</w:t>
              <w:tab/>
              <w:t xml:space="preserve">1</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61"/>
            </w:tabs>
            <w:spacing w:after="100" w:before="120" w:line="276" w:lineRule="auto"/>
            <w:ind w:left="2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k07t9bkq9q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Thông tin về lĩnh vực hoạt động kinh doanh, sản xuất</w:t>
              <w:tab/>
              <w:t xml:space="preserve">1</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soe2l282ppl5">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II. Thông tin về hoạt động sản xuất kinh doanh và số liệu hoạt động của cơ sở</w:t>
              <w:tab/>
              <w:t xml:space="preserve">2</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61"/>
            </w:tabs>
            <w:spacing w:after="100" w:before="120" w:line="276" w:lineRule="auto"/>
            <w:ind w:left="2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is4f6vg32hh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Ranh giới và phạm vi hoạt động</w:t>
              <w:tab/>
              <w:t xml:space="preserve">2</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61"/>
            </w:tabs>
            <w:spacing w:after="100" w:before="120" w:line="276" w:lineRule="auto"/>
            <w:ind w:left="2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tvx8md6p0z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Cơ sở hạ tầng, công nghệ và hoạt động của cơ sở phải thực hiện kiểm kê KNK</w:t>
              <w:tab/>
              <w:t xml:space="preserve">2</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61"/>
            </w:tabs>
            <w:spacing w:after="100" w:before="120" w:line="276" w:lineRule="auto"/>
            <w:ind w:left="5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xxywwyb72ms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Cơ sở hạ tầng</w:t>
              <w:tab/>
              <w:t xml:space="preserve">2</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61"/>
            </w:tabs>
            <w:spacing w:after="100" w:before="120" w:line="276" w:lineRule="auto"/>
            <w:ind w:left="5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ikpnrramkmd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Công nghệ sản xuất, vận hành</w:t>
              <w:tab/>
              <w:t xml:space="preserve">5</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61"/>
            </w:tabs>
            <w:spacing w:after="100" w:before="120" w:line="276" w:lineRule="auto"/>
            <w:ind w:left="2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8ocyjv1eua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Các nguồn phát thải, bể hấp thụ khí nhà kính trong phạm vi hoạt động</w:t>
              <w:tab/>
              <w:t xml:space="preserve">17</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61"/>
            </w:tabs>
            <w:spacing w:after="100" w:before="120" w:line="276" w:lineRule="auto"/>
            <w:ind w:left="2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varkahkyotk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Hệ thống thông tin, dữ liệu về phát thải khí nhà kính của cơ sở, xác định nguyên nhân các hạn chế trong kiểm kê khí nhà kính</w:t>
              <w:tab/>
              <w:t xml:space="preserve">18</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tndqyyuvzxc5">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III. Kết quả thực hiện kiểm kê phát thải khí nhà kính</w:t>
              <w:tab/>
              <w:t xml:space="preserve">18</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61"/>
            </w:tabs>
            <w:spacing w:after="100" w:before="120" w:line="276" w:lineRule="auto"/>
            <w:ind w:left="2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7kzyu1x8nvi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Tổ chức thực hiện kiểm kê khí nhà kính</w:t>
              <w:tab/>
              <w:t xml:space="preserve">18</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61"/>
            </w:tabs>
            <w:spacing w:after="100" w:before="120" w:line="276" w:lineRule="auto"/>
            <w:ind w:left="2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uv7agaz7qss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Phương pháp kiểm kê phát thải khí nhà kính</w:t>
              <w:tab/>
              <w:t xml:space="preserve">19</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61"/>
            </w:tabs>
            <w:spacing w:after="100" w:before="120" w:line="276" w:lineRule="auto"/>
            <w:ind w:left="5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rr8zlwhbn0w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Phương pháp luận</w:t>
              <w:tab/>
              <w:t xml:space="preserve">19</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61"/>
            </w:tabs>
            <w:spacing w:after="100" w:before="120" w:line="276" w:lineRule="auto"/>
            <w:ind w:left="5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i08i358p7ph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Tiềm năng nóng lên toàn cầu</w:t>
              <w:tab/>
              <w:t xml:space="preserve">22</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61"/>
            </w:tabs>
            <w:spacing w:after="100" w:before="120" w:line="276" w:lineRule="auto"/>
            <w:ind w:left="5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79oh1vyp9vy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Hệ số chuyển đổi đơn vị và giá trị nhiệt</w:t>
              <w:tab/>
              <w:t xml:space="preserve">22</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61"/>
            </w:tabs>
            <w:spacing w:after="100" w:before="120" w:line="276" w:lineRule="auto"/>
            <w:ind w:left="2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msxebvcbtoc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Số liệu hoạt động và hệ số phát thải</w:t>
              <w:tab/>
              <w:t xml:space="preserve">24</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61"/>
            </w:tabs>
            <w:spacing w:after="100" w:before="120" w:line="276" w:lineRule="auto"/>
            <w:ind w:left="5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vbkad91zq5e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Số liệu hoạt động</w:t>
              <w:tab/>
              <w:t xml:space="preserve">24</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61"/>
            </w:tabs>
            <w:spacing w:after="100" w:before="120" w:line="276" w:lineRule="auto"/>
            <w:ind w:left="5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ig2m42y39rb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Hệ số phát thải</w:t>
              <w:tab/>
              <w:t xml:space="preserve">25</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61"/>
            </w:tabs>
            <w:spacing w:after="100" w:before="120" w:line="276" w:lineRule="auto"/>
            <w:ind w:left="2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np284vr8eb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Kết quả kiểm kê khí nhà kính của cơ sở</w:t>
              <w:tab/>
              <w:t xml:space="preserve">26</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61"/>
            </w:tabs>
            <w:spacing w:after="100" w:before="120" w:line="276" w:lineRule="auto"/>
            <w:ind w:left="2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6mvygr96g2a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Kết quả đánh giá độ không chắc chắn</w:t>
              <w:tab/>
              <w:t xml:space="preserve">27</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61"/>
            </w:tabs>
            <w:spacing w:after="100" w:before="120" w:line="276" w:lineRule="auto"/>
            <w:ind w:left="2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iix3ccoi273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 Kiểm soát chất lượng trong kiểm kê KNK (QC)</w:t>
              <w:tab/>
              <w:t xml:space="preserve">28</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fn18f5mwlld">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IV. Kết luận và kiến nghị</w:t>
              <w:tab/>
              <w:t xml:space="preserve">31</w:t>
            </w:r>
          </w:hyperlink>
          <w:r w:rsidDel="00000000" w:rsidR="00000000" w:rsidRPr="00000000">
            <w:rPr>
              <w:rtl w:val="0"/>
            </w:rPr>
          </w:r>
        </w:p>
        <w:p w:rsidR="00000000" w:rsidDel="00000000" w:rsidP="00000000" w:rsidRDefault="00000000" w:rsidRPr="00000000" w14:paraId="00000092">
          <w:pPr>
            <w:spacing w:line="264" w:lineRule="auto"/>
            <w:rPr>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3">
      <w:pPr>
        <w:widowControl w:val="1"/>
        <w:spacing w:after="160" w:before="0" w:line="259" w:lineRule="auto"/>
        <w:jc w:val="left"/>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rt731gg58z2h" w:id="5"/>
      <w:bookmarkEnd w:id="5"/>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DANH MỤC BẢNG</w:t>
      </w:r>
    </w:p>
    <w:sdt>
      <w:sdtPr>
        <w:id w:val="612175180"/>
        <w:docPartObj>
          <w:docPartGallery w:val="Table of Contents"/>
          <w:docPartUnique w:val="1"/>
        </w:docPartObj>
      </w:sdtPr>
      <w:sdtContent>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ev0yy84u5b3u">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Bảng III‑1. Giá trị tiềm năng nóng lên toàn cầu (GWP) trong 100 năm</w:t>
              <w:tab/>
              <w:t xml:space="preserve">22</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d0ana9rdfqsq">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Bảng III‑2. Hệ số chuyển đổi các loại nhiên liệu</w:t>
              <w:tab/>
              <w:t xml:space="preserve">22</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ulf46hjnyydq">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Bảng III‑3. Giá trị nhiệt mặc định của từng loại nhiên liệu (NCV)</w:t>
              <w:tab/>
              <w:t xml:space="preserve">23</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kgbqe7sthyo4">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Bảng III‑4. SLHĐ từ các hoạt động đốt nhiên liệu</w:t>
              <w:tab/>
              <w:t xml:space="preserve">24</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i62z05bhzg90">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Bảng III‑5. SLHĐ từ sử dụng các môi chất lạnh</w:t>
              <w:tab/>
              <w:t xml:space="preserve">24</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8qz65xq1osm9">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Bảng III‑6. SLHĐ từ quá trình công nghiệp (khử khí ô nhiễm)</w:t>
              <w:tab/>
              <w:t xml:space="preserve">24</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qp4hycvq5zrd">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Bảng III‑7. SLHĐ từ thu gom, xử lý nước thải</w:t>
              <w:tab/>
              <w:t xml:space="preserve">24</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i875nmmq8nvq">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Bảng III‑8. SLHĐ tiêu thụ năng lượng điện mua bên ngoài</w:t>
              <w:tab/>
              <w:t xml:space="preserve">25</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lai2widl87w">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Bảng III‑9. HSPT từ các hoạt động đốt nhiên liệu</w:t>
              <w:tab/>
              <w:t xml:space="preserve">25</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c5vyw42o8ink">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Bảng III‑10. HSPT từ quá trình công nghiệp (khử khí ô nhiễm)</w:t>
              <w:tab/>
              <w:t xml:space="preserve">25</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i3bohk9f7zu0">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Bảng III‑11. HSPT từ thu gom, xử lý nước thải</w:t>
              <w:tab/>
              <w:t xml:space="preserve">26</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4ga4023vh6y0">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Bảng III‑12. Tổng hợp kết quả phát thải KNK năm 2024 của Nhà máy nhiệt điện</w:t>
              <w:tab/>
              <w:t xml:space="preserve">26</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jza31afdg3wh">
            <w:r w:rsidDel="00000000" w:rsidR="00000000" w:rsidRPr="00000000">
              <w:rPr>
                <w:i w:val="1"/>
                <w:iCs w:val="1"/>
                <w:sz w:val="24"/>
                <w:szCs w:val="24"/>
                <w:rtl w:val="0"/>
              </w:rPr>
              <w:t xml:space="preserve">ABC</w:t>
            </w:r>
          </w:hyperlink>
          <w:hyperlink w:anchor="_jza31afdg3wh">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y1js1j176yqn">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Change w:author="Nguyen Van Quang" w:id="2" w:date="2025-03-18T14:33:00Z">
                  <w:rPr>
                    <w:rFonts w:ascii="Times New Roman" w:cs="Times New Roman" w:eastAsia="Times New Roman" w:hAnsi="Times New Roman"/>
                    <w:b w:val="0"/>
                    <w:bCs w:val="0"/>
                    <w:i w:val="1"/>
                    <w:iCs w:val="1"/>
                    <w:smallCaps w:val="0"/>
                    <w:strike w:val="0"/>
                    <w:color w:val="000000"/>
                    <w:sz w:val="24"/>
                    <w:szCs w:val="24"/>
                    <w:highlight w:val="yellow"/>
                    <w:u w:val="none"/>
                    <w:vertAlign w:val="baseline"/>
                  </w:rPr>
                </w:rPrChange>
              </w:rPr>
              <w:t xml:space="preserve">Bảng III‑13. Tổng hợp kết quả đánh giá độ không chắc chắn của cơ sở</w:t>
            </w:r>
          </w:hyperlink>
          <w:hyperlink w:anchor="_y1js1j176yqn">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t xml:space="preserve">28</w:t>
            </w:r>
          </w:hyperlink>
          <w:r w:rsidDel="00000000" w:rsidR="00000000" w:rsidRPr="00000000">
            <w:fldChar w:fldCharType="begin"/>
            <w:instrText xml:space="preserve"> HYPERLINK \l "_y1js1j176yqn" </w:instrText>
            <w:fldChar w:fldCharType="separate"/>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5vt4ml1fn4eb">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Bảng III‑14. Kết quả thực hiện kiểm soát chất lượng trong quá trình kiểm kê KNK</w:t>
              <w:tab/>
              <w:t xml:space="preserve">29</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5">
      <w:pPr>
        <w:widowControl w:val="1"/>
        <w:spacing w:after="160" w:before="0" w:line="259" w:lineRule="auto"/>
        <w:jc w:val="left"/>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p527mgdpwl7o" w:id="6"/>
      <w:bookmarkEnd w:id="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DANH MỤC HÌNH</w:t>
      </w:r>
    </w:p>
    <w:sdt>
      <w:sdtPr>
        <w:id w:val="-1698441757"/>
        <w:docPartObj>
          <w:docPartGallery w:val="Table of Contents"/>
          <w:docPartUnique w:val="1"/>
        </w:docPartObj>
      </w:sdtPr>
      <w:sdtContent>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8xl7e27bk87">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II‑1. Sơ đồ vị trí vùng dự án</w:t>
              <w:tab/>
              <w:t xml:space="preserve">3</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fptsfr6r4ukd">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II‑2. Vị trí bến chuyên dụng NMNĐ </w:t>
            </w:r>
          </w:hyperlink>
          <w:hyperlink w:anchor="_fptsfr6r4ukd">
            <w:r w:rsidDel="00000000" w:rsidR="00000000" w:rsidRPr="00000000">
              <w:rPr>
                <w:i w:val="1"/>
                <w:iCs w:val="1"/>
                <w:sz w:val="24"/>
                <w:szCs w:val="24"/>
                <w:rtl w:val="0"/>
              </w:rPr>
              <w:t xml:space="preserve">ABC</w:t>
            </w:r>
          </w:hyperlink>
          <w:hyperlink w:anchor="_fptsfr6r4ukd">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trong khu Cảng biển </w:t>
            </w:r>
          </w:hyperlink>
          <w:hyperlink w:anchor="_fptsfr6r4ukd">
            <w:r w:rsidDel="00000000" w:rsidR="00000000" w:rsidRPr="00000000">
              <w:rPr>
                <w:i w:val="1"/>
                <w:iCs w:val="1"/>
                <w:sz w:val="24"/>
                <w:szCs w:val="24"/>
                <w:rtl w:val="0"/>
              </w:rPr>
              <w:t xml:space="preserve">XYZ</w:t>
            </w:r>
          </w:hyperlink>
          <w:hyperlink w:anchor="_fptsfr6r4ukd">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9923q9vnjnl6">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II‑3. Sơ đồ công nghệ NMNĐ </w:t>
            </w:r>
          </w:hyperlink>
          <w:hyperlink w:anchor="_9923q9vnjnl6">
            <w:r w:rsidDel="00000000" w:rsidR="00000000" w:rsidRPr="00000000">
              <w:rPr>
                <w:i w:val="1"/>
                <w:iCs w:val="1"/>
                <w:sz w:val="24"/>
                <w:szCs w:val="24"/>
                <w:rtl w:val="0"/>
              </w:rPr>
              <w:t xml:space="preserve">ABC</w:t>
            </w:r>
          </w:hyperlink>
          <w:hyperlink w:anchor="_9923q9vnjnl6">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kpwc6c7094la">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II‑4. Sơ đồ nguyên lý xử lý nước thải công nghiệp NMNĐ </w:t>
            </w:r>
          </w:hyperlink>
          <w:hyperlink w:anchor="_kpwc6c7094la">
            <w:r w:rsidDel="00000000" w:rsidR="00000000" w:rsidRPr="00000000">
              <w:rPr>
                <w:i w:val="1"/>
                <w:iCs w:val="1"/>
                <w:sz w:val="24"/>
                <w:szCs w:val="24"/>
                <w:rtl w:val="0"/>
              </w:rPr>
              <w:t xml:space="preserve">ABC</w:t>
            </w:r>
          </w:hyperlink>
          <w:hyperlink w:anchor="_kpwc6c7094la">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m5rolhyb2fdo">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II‑5. Sơ đồ nguyên lý hệ thống xử lý nước thải sinh hoạt NMNĐ </w:t>
            </w:r>
          </w:hyperlink>
          <w:hyperlink w:anchor="_m5rolhyb2fdo">
            <w:r w:rsidDel="00000000" w:rsidR="00000000" w:rsidRPr="00000000">
              <w:rPr>
                <w:i w:val="1"/>
                <w:iCs w:val="1"/>
                <w:sz w:val="24"/>
                <w:szCs w:val="24"/>
                <w:rtl w:val="0"/>
              </w:rPr>
              <w:t xml:space="preserve">ABC</w:t>
            </w:r>
          </w:hyperlink>
          <w:hyperlink w:anchor="_m5rolhyb2fdo">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1"/>
            </w:tabs>
            <w:spacing w:after="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luzzpg6aybp8">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III‑1. Tổ chức thực hiện kiểm kê KNK cho năm 2024</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006.0" w:type="dxa"/>
        <w:jc w:val="center"/>
        <w:tblLayout w:type="fixed"/>
        <w:tblLook w:val="0400"/>
      </w:tblPr>
      <w:tblGrid>
        <w:gridCol w:w="3117"/>
        <w:gridCol w:w="5889"/>
        <w:tblGridChange w:id="0">
          <w:tblGrid>
            <w:gridCol w:w="3117"/>
            <w:gridCol w:w="5889"/>
          </w:tblGrid>
        </w:tblGridChange>
      </w:tblGrid>
      <w:tr>
        <w:trPr>
          <w:cantSplit w:val="0"/>
          <w:trHeight w:val="659" w:hRule="atLeast"/>
          <w:tblHeader w:val="0"/>
        </w:trPr>
        <w:tc>
          <w:tcPr/>
          <w:p w:rsidR="00000000" w:rsidDel="00000000" w:rsidP="00000000" w:rsidRDefault="00000000" w:rsidRPr="00000000" w14:paraId="000000AE">
            <w:pPr>
              <w:widowControl w:val="1"/>
              <w:jc w:val="center"/>
              <w:rPr>
                <w:b w:val="1"/>
                <w:bCs w:val="1"/>
                <w:color w:val="000000"/>
              </w:rPr>
            </w:pPr>
            <w:r w:rsidDel="00000000" w:rsidR="00000000" w:rsidRPr="00000000">
              <w:rPr>
                <w:b w:val="1"/>
                <w:bCs w:val="1"/>
                <w:rtl w:val="0"/>
              </w:rPr>
              <w:t xml:space="preserve">Nhà máy ABC</w:t>
            </w:r>
            <w:r w:rsidDel="00000000" w:rsidR="00000000" w:rsidRPr="00000000">
              <w:rPr>
                <w:rtl w:val="0"/>
              </w:rPr>
            </w:r>
          </w:p>
          <w:p w:rsidR="00000000" w:rsidDel="00000000" w:rsidP="00000000" w:rsidRDefault="00000000" w:rsidRPr="00000000" w14:paraId="000000AF">
            <w:pPr>
              <w:widowControl w:val="1"/>
              <w:spacing w:before="0" w:line="240" w:lineRule="auto"/>
              <w:jc w:val="center"/>
              <w:rPr>
                <w:color w:val="000000"/>
                <w:vertAlign w:val="superscript"/>
              </w:rPr>
            </w:pPr>
            <w:r w:rsidDel="00000000" w:rsidR="00000000" w:rsidRPr="00000000">
              <w:rPr>
                <w:color w:val="000000"/>
                <w:vertAlign w:val="superscript"/>
                <w:rtl w:val="0"/>
              </w:rPr>
              <w:t xml:space="preserve">_______</w:t>
            </w:r>
          </w:p>
        </w:tc>
        <w:tc>
          <w:tcPr/>
          <w:p w:rsidR="00000000" w:rsidDel="00000000" w:rsidP="00000000" w:rsidRDefault="00000000" w:rsidRPr="00000000" w14:paraId="000000B0">
            <w:pPr>
              <w:widowControl w:val="1"/>
              <w:jc w:val="center"/>
              <w:rPr>
                <w:b w:val="1"/>
                <w:bCs w:val="1"/>
                <w:color w:val="000000"/>
              </w:rPr>
            </w:pPr>
            <w:r w:rsidDel="00000000" w:rsidR="00000000" w:rsidRPr="00000000">
              <w:rPr>
                <w:b w:val="1"/>
                <w:bCs w:val="1"/>
                <w:color w:val="000000"/>
                <w:rtl w:val="0"/>
              </w:rPr>
              <w:t xml:space="preserve">CỘNG HÒA XÃ HỘI CHỦ NGHĨA VIỆT NAM</w:t>
            </w:r>
          </w:p>
          <w:p w:rsidR="00000000" w:rsidDel="00000000" w:rsidP="00000000" w:rsidRDefault="00000000" w:rsidRPr="00000000" w14:paraId="000000B1">
            <w:pPr>
              <w:widowControl w:val="1"/>
              <w:jc w:val="center"/>
              <w:rPr>
                <w:b w:val="1"/>
                <w:bCs w:val="1"/>
                <w:color w:val="000000"/>
              </w:rPr>
            </w:pPr>
            <w:r w:rsidDel="00000000" w:rsidR="00000000" w:rsidRPr="00000000">
              <w:rPr>
                <w:b w:val="1"/>
                <w:bCs w:val="1"/>
                <w:color w:val="000000"/>
                <w:rtl w:val="0"/>
              </w:rPr>
              <w:t xml:space="preserve">Độc lập - Tự do - Hạnh phúc</w:t>
            </w:r>
          </w:p>
          <w:p w:rsidR="00000000" w:rsidDel="00000000" w:rsidP="00000000" w:rsidRDefault="00000000" w:rsidRPr="00000000" w14:paraId="000000B2">
            <w:pPr>
              <w:widowControl w:val="1"/>
              <w:spacing w:before="0" w:line="240" w:lineRule="auto"/>
              <w:jc w:val="center"/>
              <w:rPr>
                <w:color w:val="000000"/>
                <w:vertAlign w:val="superscript"/>
              </w:rPr>
            </w:pPr>
            <w:r w:rsidDel="00000000" w:rsidR="00000000" w:rsidRPr="00000000">
              <w:rPr>
                <w:color w:val="000000"/>
                <w:vertAlign w:val="superscript"/>
                <w:rtl w:val="0"/>
              </w:rPr>
              <w:t xml:space="preserve">________________________</w:t>
            </w:r>
          </w:p>
        </w:tc>
      </w:tr>
    </w:tbl>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BÁO CÁO</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quả kiểm kê khí nhà kính cho năm 2024</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của cơ sở “</w:t>
      </w:r>
      <w:r w:rsidDel="00000000" w:rsidR="00000000" w:rsidRPr="00000000">
        <w:rPr>
          <w:b w:val="1"/>
          <w:bCs w:val="1"/>
          <w:rtl w:val="0"/>
        </w:rPr>
        <w:t xml:space="preserve">Nhà máy ABC</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t>
      </w:r>
      <w:r w:rsidDel="00000000" w:rsidR="00000000" w:rsidRPr="00000000">
        <w:rPr>
          <w:rtl w:val="0"/>
        </w:rPr>
      </w:r>
    </w:p>
    <w:bookmarkStart w:colFirst="0" w:colLast="0" w:name="565fq49cczde" w:id="7"/>
    <w:bookmarkEnd w:id="7"/>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8"/>
        </w:tabs>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perscript"/>
          <w:rtl w:val="0"/>
        </w:rPr>
        <w:t xml:space="preserve">___________</w:t>
      </w:r>
    </w:p>
    <w:p w:rsidR="00000000" w:rsidDel="00000000" w:rsidP="00000000" w:rsidRDefault="00000000" w:rsidRPr="00000000" w14:paraId="000000B8">
      <w:pPr>
        <w:pStyle w:val="Heading1"/>
        <w:numPr>
          <w:ilvl w:val="0"/>
          <w:numId w:val="1"/>
        </w:numPr>
        <w:ind w:left="0" w:firstLine="0"/>
        <w:rPr/>
      </w:pPr>
      <w:bookmarkStart w:colFirst="0" w:colLast="0" w:name="_faccmkpmaw4y" w:id="8"/>
      <w:bookmarkEnd w:id="8"/>
      <w:r w:rsidDel="00000000" w:rsidR="00000000" w:rsidRPr="00000000">
        <w:rPr>
          <w:rFonts w:ascii="Times New Roman" w:cs="Times New Roman" w:eastAsia="Times New Roman" w:hAnsi="Times New Roman"/>
          <w:sz w:val="26"/>
          <w:szCs w:val="26"/>
          <w:rtl w:val="0"/>
        </w:rPr>
        <w:t xml:space="preserve">Thông tin của cơ sở phải thực hiện kiểm kê khí nhà kính</w:t>
      </w:r>
      <w:r w:rsidDel="00000000" w:rsidR="00000000" w:rsidRPr="00000000">
        <w:rPr>
          <w:rtl w:val="0"/>
        </w:rPr>
      </w:r>
    </w:p>
    <w:p w:rsidR="00000000" w:rsidDel="00000000" w:rsidP="00000000" w:rsidRDefault="00000000" w:rsidRPr="00000000" w14:paraId="000000B9">
      <w:pPr>
        <w:pStyle w:val="Heading2"/>
        <w:numPr>
          <w:ilvl w:val="1"/>
          <w:numId w:val="1"/>
        </w:numPr>
        <w:ind w:left="0" w:firstLine="0"/>
        <w:rPr>
          <w:rFonts w:ascii="Times New Roman" w:cs="Times New Roman" w:eastAsia="Times New Roman" w:hAnsi="Times New Roman"/>
          <w:sz w:val="26"/>
          <w:szCs w:val="26"/>
        </w:rPr>
      </w:pPr>
      <w:bookmarkStart w:colFirst="0" w:colLast="0" w:name="_wzq5lcf3hcnl" w:id="9"/>
      <w:bookmarkEnd w:id="9"/>
      <w:r w:rsidDel="00000000" w:rsidR="00000000" w:rsidRPr="00000000">
        <w:rPr>
          <w:rFonts w:ascii="Times New Roman" w:cs="Times New Roman" w:eastAsia="Times New Roman" w:hAnsi="Times New Roman"/>
          <w:sz w:val="26"/>
          <w:szCs w:val="26"/>
          <w:rtl w:val="0"/>
        </w:rPr>
        <w:t xml:space="preserve">Tên cơ sở, địa chỉ, giấy phép kinh doanh</w:t>
      </w:r>
    </w:p>
    <w:p w:rsidR="00000000" w:rsidDel="00000000" w:rsidP="00000000" w:rsidRDefault="00000000" w:rsidRPr="00000000" w14:paraId="000000BA">
      <w:pPr>
        <w:pStyle w:val="Heading3"/>
        <w:numPr>
          <w:ilvl w:val="2"/>
          <w:numId w:val="1"/>
        </w:numPr>
        <w:ind w:left="0" w:firstLine="0"/>
        <w:rPr/>
      </w:pPr>
      <w:bookmarkStart w:colFirst="0" w:colLast="0" w:name="_qfhrcioctejk" w:id="10"/>
      <w:bookmarkEnd w:id="10"/>
      <w:r w:rsidDel="00000000" w:rsidR="00000000" w:rsidRPr="00000000">
        <w:rPr>
          <w:rtl w:val="0"/>
        </w:rPr>
        <w:t xml:space="preserve">Tên cơ sở</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cơ sở theo danh mục tại Quyết định số 13/2024/QĐ-TTg: Nhà máy nhiệt điện điện </w:t>
      </w:r>
      <w:r w:rsidDel="00000000" w:rsidR="00000000" w:rsidRPr="00000000">
        <w:rPr>
          <w:rtl w:val="0"/>
        </w:rPr>
        <w:t xml:space="preserve">ABC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(chủ cơ sở là Công ty TNHH điện </w:t>
      </w:r>
      <w:r w:rsidDel="00000000" w:rsidR="00000000" w:rsidRPr="00000000">
        <w:rPr>
          <w:rtl w:val="0"/>
        </w:rPr>
        <w:t xml:space="preserve">ABC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BC">
      <w:pPr>
        <w:pStyle w:val="Heading3"/>
        <w:numPr>
          <w:ilvl w:val="2"/>
          <w:numId w:val="1"/>
        </w:numPr>
        <w:ind w:left="0" w:firstLine="0"/>
        <w:rPr/>
      </w:pPr>
      <w:bookmarkStart w:colFirst="0" w:colLast="0" w:name="_u0co4ko5kf22" w:id="11"/>
      <w:bookmarkEnd w:id="11"/>
      <w:r w:rsidDel="00000000" w:rsidR="00000000" w:rsidRPr="00000000">
        <w:rPr>
          <w:rtl w:val="0"/>
        </w:rPr>
        <w:t xml:space="preserve">Địa chỉ</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NMNĐ </w:t>
      </w:r>
      <w:r w:rsidDel="00000000" w:rsidR="00000000" w:rsidRPr="00000000">
        <w:rPr>
          <w:rtl w:val="0"/>
        </w:rPr>
        <w:t xml:space="preserve">ABC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nằm trong Trung tâm Điện lực </w:t>
      </w:r>
      <w:r w:rsidDel="00000000" w:rsidR="00000000" w:rsidRPr="00000000">
        <w:rPr>
          <w:rtl w:val="0"/>
        </w:rPr>
        <w:t xml:space="preserve">XYZ</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thuộc</w:t>
      </w:r>
      <w:r w:rsidDel="00000000" w:rsidR="00000000" w:rsidRPr="00000000">
        <w:rPr>
          <w:rtl w:val="0"/>
        </w:rPr>
        <w:t xml:space="preserve">Khu kinh tế CDF, tỉnh HJK</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Cách khoảng </w:t>
      </w:r>
      <w:r w:rsidDel="00000000" w:rsidR="00000000" w:rsidRPr="00000000">
        <w:rPr>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km về phía </w:t>
      </w:r>
      <w:r w:rsidDel="00000000" w:rsidR="00000000" w:rsidRPr="00000000">
        <w:rPr>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Hà Nội. Vị trí Nhà máy cách khoảng 10 km về phía Đông Quốc lộ 1 và khoảng 80 km về phía Bắc thành phố Vinh và 60 km về phía Nam thành phố </w:t>
      </w:r>
      <w:r w:rsidDel="00000000" w:rsidR="00000000" w:rsidRPr="00000000">
        <w:rPr>
          <w:rtl w:val="0"/>
        </w:rPr>
        <w:t xml:space="preserve">HJK</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BE">
      <w:pPr>
        <w:pStyle w:val="Heading3"/>
        <w:numPr>
          <w:ilvl w:val="2"/>
          <w:numId w:val="1"/>
        </w:numPr>
        <w:ind w:left="0" w:firstLine="0"/>
        <w:rPr/>
      </w:pPr>
      <w:bookmarkStart w:colFirst="0" w:colLast="0" w:name="_539phe1korj0" w:id="12"/>
      <w:bookmarkEnd w:id="12"/>
      <w:r w:rsidDel="00000000" w:rsidR="00000000" w:rsidRPr="00000000">
        <w:rPr>
          <w:rtl w:val="0"/>
        </w:rPr>
        <w:t xml:space="preserve">Giấy phép kinh doanh</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Giấy chứng nhận đăng ký doanh nghiệp Công ty trách nhiệm hữu hạn hai thành viên trở lên.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Mã số doanh nghiệp: 2802122729. Đăng ký lần đầu ngày 20 tháng 01 năm 2014. Đăng ký thay đổi lần thứ 15 ngày 14 tháng 7 năm 2023.</w:t>
      </w:r>
    </w:p>
    <w:p w:rsidR="00000000" w:rsidDel="00000000" w:rsidP="00000000" w:rsidRDefault="00000000" w:rsidRPr="00000000" w14:paraId="000000C1">
      <w:pPr>
        <w:pStyle w:val="Heading2"/>
        <w:numPr>
          <w:ilvl w:val="1"/>
          <w:numId w:val="1"/>
        </w:numPr>
        <w:ind w:left="0" w:firstLine="0"/>
        <w:rPr/>
      </w:pPr>
      <w:bookmarkStart w:colFirst="0" w:colLast="0" w:name="_xvuc5b37ug5q" w:id="13"/>
      <w:bookmarkEnd w:id="13"/>
      <w:r w:rsidDel="00000000" w:rsidR="00000000" w:rsidRPr="00000000">
        <w:rPr>
          <w:rtl w:val="0"/>
        </w:rPr>
        <w:t xml:space="preserve">Thông tin về người đại diện của cơ sở trước pháp luật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Người đại diện theo pháp luật của Công ty TNHH điện </w:t>
      </w:r>
      <w:r w:rsidDel="00000000" w:rsidR="00000000" w:rsidRPr="00000000">
        <w:rPr>
          <w:rtl w:val="0"/>
        </w:rPr>
        <w:t xml:space="preserve">ABC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(Chủ cơ sở “</w:t>
      </w:r>
      <w:r w:rsidDel="00000000" w:rsidR="00000000" w:rsidRPr="00000000">
        <w:rPr>
          <w:rtl w:val="0"/>
        </w:rPr>
        <w:t xml:space="preserve">Nhà máy ABC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”CHOI CHUNG KOOK</w:t>
        <w:tab/>
        <w:t xml:space="preserve">CHOI CHUNG KOOK</w:t>
        <w:tab/>
        <w:t xml:space="preserve">):</w:t>
      </w:r>
    </w:p>
    <w:p w:rsidR="00000000" w:rsidDel="00000000" w:rsidP="00000000" w:rsidRDefault="00000000" w:rsidRPr="00000000" w14:paraId="000000C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Ông CHOI CHUNG KOOK</w:t>
        <w:tab/>
        <w:tab/>
        <w:t xml:space="preserve">Chức vụ: Tổng Giám đốc</w:t>
      </w:r>
    </w:p>
    <w:p w:rsidR="00000000" w:rsidDel="00000000" w:rsidP="00000000" w:rsidRDefault="00000000" w:rsidRPr="00000000" w14:paraId="000000C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Điện thoại: 0237.3972299</w:t>
        <w:tab/>
        <w:tab/>
        <w:tab/>
        <w:t xml:space="preserve">Fax: 0237.3972298</w:t>
      </w:r>
    </w:p>
    <w:p w:rsidR="00000000" w:rsidDel="00000000" w:rsidP="00000000" w:rsidRDefault="00000000" w:rsidRPr="00000000" w14:paraId="000000C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Email: </w:t>
      </w:r>
      <w:hyperlink r:id="rId10">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chungkook-choi@ns2pc.com</w:t>
        </w:r>
      </w:hyperlink>
      <w:r w:rsidDel="00000000" w:rsidR="00000000" w:rsidRPr="00000000">
        <w:rPr>
          <w:rtl w:val="0"/>
        </w:rPr>
      </w:r>
    </w:p>
    <w:p w:rsidR="00000000" w:rsidDel="00000000" w:rsidP="00000000" w:rsidRDefault="00000000" w:rsidRPr="00000000" w14:paraId="000000C6">
      <w:pPr>
        <w:pStyle w:val="Heading2"/>
        <w:numPr>
          <w:ilvl w:val="1"/>
          <w:numId w:val="1"/>
        </w:numPr>
        <w:ind w:left="0" w:firstLine="0"/>
        <w:rPr/>
      </w:pPr>
      <w:bookmarkStart w:colFirst="0" w:colLast="0" w:name="_k07t9bkq9q0z" w:id="14"/>
      <w:bookmarkEnd w:id="14"/>
      <w:r w:rsidDel="00000000" w:rsidR="00000000" w:rsidRPr="00000000">
        <w:rPr>
          <w:rtl w:val="0"/>
        </w:rPr>
        <w:t xml:space="preserve">Thông tin về lĩnh vực hoạt động kinh doanh, sản xuất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Căn cứ theo Quyết định số 27/2018/QĐ-TTg ban hành hệ thống ngành kinh tế Việt Nam, </w:t>
      </w:r>
      <w:r w:rsidDel="00000000" w:rsidR="00000000" w:rsidRPr="00000000">
        <w:rPr>
          <w:rtl w:val="0"/>
        </w:rPr>
        <w:t xml:space="preserve">Nhà máy ABC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hoạt động trong lĩnh vực Sản xuất điện (phân ngành nhiệt điện than), có công suất là 2x665 MW (1330MW) với 2 tổ máy.</w:t>
      </w:r>
    </w:p>
    <w:p w:rsidR="00000000" w:rsidDel="00000000" w:rsidP="00000000" w:rsidRDefault="00000000" w:rsidRPr="00000000" w14:paraId="000000C8">
      <w:pPr>
        <w:pStyle w:val="Heading1"/>
        <w:numPr>
          <w:ilvl w:val="0"/>
          <w:numId w:val="1"/>
        </w:numPr>
        <w:ind w:left="0" w:firstLine="0"/>
        <w:rPr/>
      </w:pPr>
      <w:bookmarkStart w:colFirst="0" w:colLast="0" w:name="_soe2l282ppl5" w:id="15"/>
      <w:bookmarkEnd w:id="15"/>
      <w:r w:rsidDel="00000000" w:rsidR="00000000" w:rsidRPr="00000000">
        <w:rPr>
          <w:rtl w:val="0"/>
        </w:rPr>
        <w:t xml:space="preserve">Thông tin về hoạt động sản xuất kinh doanh và số liệu hoạt động của cơ sở</w:t>
      </w:r>
    </w:p>
    <w:p w:rsidR="00000000" w:rsidDel="00000000" w:rsidP="00000000" w:rsidRDefault="00000000" w:rsidRPr="00000000" w14:paraId="000000C9">
      <w:pPr>
        <w:pStyle w:val="Heading2"/>
        <w:numPr>
          <w:ilvl w:val="1"/>
          <w:numId w:val="1"/>
        </w:numPr>
        <w:ind w:left="0" w:firstLine="0"/>
        <w:rPr/>
      </w:pPr>
      <w:bookmarkStart w:colFirst="0" w:colLast="0" w:name="_is4f6vg32hht" w:id="16"/>
      <w:bookmarkEnd w:id="16"/>
      <w:r w:rsidDel="00000000" w:rsidR="00000000" w:rsidRPr="00000000">
        <w:rPr>
          <w:rtl w:val="0"/>
        </w:rPr>
        <w:t xml:space="preserve">Ranh giới và phạm vi hoạt động</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định ranh giới và phạm vi hoạt động nhằm xác định đầy đủ các nguồn phát thải cần kiểm kê KNK, phân loại các nguồn để tránh kiểm kê trùng lặp và cung cấp thông tin hữu ích cho các bên liên quan.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Nhà máy ABC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áp dụng phương pháp xác định ranh giới theo kiểm soát hoạt động: xác định, xem xét quyền sở hữu giấy phép hoạt động. Theo đó, ranh giới và phạm vi hoạt động của Nhà máy bao gồm khu vực Nhà máy và khu nhà ở của cán bộ nhà máy. Trong đó:</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Khu vực Nhà máy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nằm tại xã Hải Hà và phường Hải Thượng, thị xã </w:t>
      </w:r>
      <w:r w:rsidDel="00000000" w:rsidR="00000000" w:rsidRPr="00000000">
        <w:rPr>
          <w:rtl w:val="0"/>
        </w:rPr>
        <w:t xml:space="preserve">XYZ</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tỉnh </w:t>
      </w:r>
      <w:r w:rsidDel="00000000" w:rsidR="00000000" w:rsidRPr="00000000">
        <w:rPr>
          <w:rtl w:val="0"/>
        </w:rPr>
        <w:t xml:space="preserve">HJK</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Khu nhà ở</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nằm tại phường Tĩnh Hải, thị xã </w:t>
      </w:r>
      <w:r w:rsidDel="00000000" w:rsidR="00000000" w:rsidRPr="00000000">
        <w:rPr>
          <w:rtl w:val="0"/>
        </w:rPr>
        <w:t xml:space="preserve">XYZ</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tỉnh </w:t>
      </w:r>
      <w:r w:rsidDel="00000000" w:rsidR="00000000" w:rsidRPr="00000000">
        <w:rPr>
          <w:rtl w:val="0"/>
        </w:rPr>
        <w:t xml:space="preserve">HJK</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Cách khu vực nhà máy khoảng </w:t>
      </w:r>
      <w:del w:author="LINH Cao Thuy" w:id="3" w:date="2025-03-17T09:32: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32km</w:delText>
        </w:r>
      </w:del>
      <w:ins w:author="LINH Cao Thuy" w:id="3" w:date="2025-03-17T09:32: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16km</w:t>
        </w:r>
      </w:in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CE">
      <w:pPr>
        <w:pStyle w:val="Heading2"/>
        <w:numPr>
          <w:ilvl w:val="1"/>
          <w:numId w:val="1"/>
        </w:numPr>
        <w:ind w:left="0" w:firstLine="0"/>
        <w:rPr/>
      </w:pPr>
      <w:bookmarkStart w:colFirst="0" w:colLast="0" w:name="_tvx8md6p0zf" w:id="17"/>
      <w:bookmarkEnd w:id="17"/>
      <w:r w:rsidDel="00000000" w:rsidR="00000000" w:rsidRPr="00000000">
        <w:rPr>
          <w:rtl w:val="0"/>
        </w:rPr>
        <w:t xml:space="preserve">Cơ sở hạ tầng, công nghệ và hoạt động của cơ sở phải thực hiện kiểm kê KNK</w:t>
      </w:r>
    </w:p>
    <w:p w:rsidR="00000000" w:rsidDel="00000000" w:rsidP="00000000" w:rsidRDefault="00000000" w:rsidRPr="00000000" w14:paraId="000000CF">
      <w:pPr>
        <w:pStyle w:val="Heading3"/>
        <w:numPr>
          <w:ilvl w:val="2"/>
          <w:numId w:val="1"/>
        </w:numPr>
        <w:ind w:left="0" w:firstLine="0"/>
        <w:rPr/>
      </w:pPr>
      <w:bookmarkStart w:colFirst="0" w:colLast="0" w:name="_xxywwyb72msm" w:id="18"/>
      <w:bookmarkEnd w:id="18"/>
      <w:r w:rsidDel="00000000" w:rsidR="00000000" w:rsidRPr="00000000">
        <w:rPr>
          <w:rtl w:val="0"/>
        </w:rPr>
        <w:t xml:space="preserve">Cơ sở hạ tầng</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Toàn bộ mặt bằng NMNĐ </w:t>
      </w:r>
      <w:r w:rsidDel="00000000" w:rsidR="00000000" w:rsidRPr="00000000">
        <w:rPr>
          <w:rtl w:val="0"/>
        </w:rPr>
        <w:t xml:space="preserve">ABC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được bố trí phân thành các khu vực chính như sau:</w:t>
      </w:r>
    </w:p>
    <w:p w:rsidR="00000000" w:rsidDel="00000000" w:rsidP="00000000" w:rsidRDefault="00000000" w:rsidRPr="00000000" w14:paraId="000000D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Khu vực nhà máy chính có diện tích là 33,7 ha.</w:t>
      </w:r>
    </w:p>
    <w:p w:rsidR="00000000" w:rsidDel="00000000" w:rsidP="00000000" w:rsidRDefault="00000000" w:rsidRPr="00000000" w14:paraId="000000D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Khu vực kho than có diện tích là 31,66 ha.</w:t>
      </w:r>
    </w:p>
    <w:p w:rsidR="00000000" w:rsidDel="00000000" w:rsidP="00000000" w:rsidRDefault="00000000" w:rsidRPr="00000000" w14:paraId="000000D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Khu vực cảng và phụ trợ cảng có diện tích là 12,7 ha.</w:t>
      </w:r>
    </w:p>
    <w:p w:rsidR="00000000" w:rsidDel="00000000" w:rsidP="00000000" w:rsidRDefault="00000000" w:rsidRPr="00000000" w14:paraId="000000D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Khu vực bãi thải xỉ có diện tích là 38,5 ha.</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i w:val="1"/>
          <w:iCs w:val="1"/>
          <w:smallCaps w:val="0"/>
          <w:strike w:val="0"/>
          <w:color w:val="000000"/>
          <w:sz w:val="44"/>
          <w:szCs w:val="44"/>
          <w:u w:val="none"/>
          <w:shd w:fill="auto" w:val="clear"/>
          <w:vertAlign w:val="baseline"/>
        </w:rPr>
      </w:pPr>
      <w:bookmarkStart w:colFirst="0" w:colLast="0" w:name="_38xl7e27bk87" w:id="19"/>
      <w:bookmarkEnd w:id="19"/>
      <w:r w:rsidDel="00000000" w:rsidR="00000000" w:rsidRPr="00000000">
        <w:rPr>
          <w:b w:val="1"/>
          <w:bCs w:val="1"/>
          <w:i w:val="1"/>
          <w:iCs w:val="1"/>
          <w:smallCaps w:val="0"/>
          <w:strike w:val="0"/>
          <w:color w:val="000000"/>
          <w:sz w:val="44"/>
          <w:szCs w:val="44"/>
          <w:u w:val="none"/>
          <w:shd w:fill="auto" w:val="clear"/>
          <w:vertAlign w:val="baseline"/>
          <w:rtl w:val="0"/>
        </w:rPr>
        <w:t xml:space="preserve">Hình II‑1. Sơ đồ vị trí vùng dự án</w:t>
      </w:r>
    </w:p>
    <w:p w:rsidR="00000000" w:rsidDel="00000000" w:rsidP="00000000" w:rsidRDefault="00000000" w:rsidRPr="00000000" w14:paraId="000000D7">
      <w:pPr>
        <w:pStyle w:val="Heading4"/>
        <w:numPr>
          <w:ilvl w:val="3"/>
          <w:numId w:val="1"/>
        </w:numPr>
        <w:ind w:left="0" w:firstLine="0"/>
        <w:rPr/>
      </w:pPr>
      <w:bookmarkStart w:colFirst="0" w:colLast="0" w:name="_cauffdnhrbrg" w:id="20"/>
      <w:bookmarkEnd w:id="20"/>
      <w:r w:rsidDel="00000000" w:rsidR="00000000" w:rsidRPr="00000000">
        <w:rPr>
          <w:rtl w:val="0"/>
        </w:rPr>
        <w:t xml:space="preserve">Các hạng mục trong khu vực nhà máy chính</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Khu vực nhà máy chính được đặt tại phía Bắc của Trung tâm điện lực </w:t>
      </w:r>
      <w:r w:rsidDel="00000000" w:rsidR="00000000" w:rsidRPr="00000000">
        <w:rPr>
          <w:rtl w:val="0"/>
        </w:rPr>
        <w:t xml:space="preserve">XYZ</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với diện tích khoảng 33,7 ha. Theo thứ tự từ Đông sang Tây, từ Bắc xuống Nam, các hạng mục trong khu vực nhà máy chính được bố trí như sau:</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Phía Đông Bắc của khu vực nhà máy chính bố trí các hạng mục phụ trợ phục vụ điều hành và sản xuất của nhà máy bao gồm: Nhà hành chính, nhà thường trực chính, căng tin, sân để xe đạp, xe máy, ô tô.</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Khu vực sân phân phối điện: Khu vực này bố trí phía Tây Bắc của nhà máy với diện tích khoảng 4,0 ha. Sân phân phối được đấu nối kết hợp với hệ truyền tải của Nhà máy Nhiệt điện </w:t>
      </w:r>
      <w:r w:rsidDel="00000000" w:rsidR="00000000" w:rsidRPr="00000000">
        <w:rPr>
          <w:rtl w:val="0"/>
        </w:rPr>
        <w:t xml:space="preserve">XYZ</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1.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Khu vực nhà máy chính: Là khu đất trung tâm của nhà máy và thuộc phía bắc của Trung tâm điện lực </w:t>
      </w:r>
      <w:r w:rsidDel="00000000" w:rsidR="00000000" w:rsidRPr="00000000">
        <w:rPr>
          <w:rtl w:val="0"/>
        </w:rPr>
        <w:t xml:space="preserve">XYZ</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trên đó sẽ xây dựng các hạng mục chính phục vụ công tác sản xuất điện bao gồm: gian tua bin, máy phát, gian lò hơi, nhà điều khiển trung tâm, bộ lọc bụi tĩnh điện, ống khói và các đường ống dẫn khói, nhà điều khiển ESP,....</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Phía Bắc của nhà máy chính là khu vực các hạng mục công trình phụ trợ như: khu xử lí nước sơ bộ, khu khử khoáng, khu xử lí nước thải,…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Phía Tây Nam của khu vực được bố trí hệ thống thải nước làm mát tuần hoàn, hệ thống này được bố trí bằng ống thép và đấu nối với kênh thải nước làm mát của Nhà máy Nhiệt điện </w:t>
      </w:r>
      <w:r w:rsidDel="00000000" w:rsidR="00000000" w:rsidRPr="00000000">
        <w:rPr>
          <w:rtl w:val="0"/>
        </w:rPr>
        <w:t xml:space="preserve">XYZ</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1 bằng hệ thống kênh hở bê tông cốt thép.</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Phía </w:t>
      </w:r>
      <w:r w:rsidDel="00000000" w:rsidR="00000000" w:rsidRPr="00000000">
        <w:rPr>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khu vực là trạm bơm tuần hoàn làm mát, trạm bơm được đấu nối với kênh lấy nước làm mát của Nhà máy Nhiệt điện </w:t>
      </w:r>
      <w:r w:rsidDel="00000000" w:rsidR="00000000" w:rsidRPr="00000000">
        <w:rPr>
          <w:rtl w:val="0"/>
        </w:rPr>
        <w:t xml:space="preserve">XYZ</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1 bằng kênh hở bê tông cốt thép.</w:t>
      </w:r>
    </w:p>
    <w:p w:rsidR="00000000" w:rsidDel="00000000" w:rsidP="00000000" w:rsidRDefault="00000000" w:rsidRPr="00000000" w14:paraId="000000DF">
      <w:pPr>
        <w:pStyle w:val="Heading4"/>
        <w:numPr>
          <w:ilvl w:val="3"/>
          <w:numId w:val="1"/>
        </w:numPr>
        <w:ind w:left="0" w:firstLine="0"/>
        <w:rPr/>
      </w:pPr>
      <w:r w:rsidDel="00000000" w:rsidR="00000000" w:rsidRPr="00000000">
        <w:rPr>
          <w:rtl w:val="0"/>
        </w:rPr>
        <w:t xml:space="preserve">Khu vực trữ than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Khu trữ than của nhà máy được bố trí về phía Nam của khu nhà máy chính, cạnh Nhà máy Nhiệt điện </w:t>
      </w:r>
      <w:r w:rsidDel="00000000" w:rsidR="00000000" w:rsidRPr="00000000">
        <w:rPr>
          <w:rtl w:val="0"/>
        </w:rPr>
        <w:t xml:space="preserve">XYZ</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1 về phía Tây và ở khu vực trung tâm của Trung tâm điện lực </w:t>
      </w:r>
      <w:r w:rsidDel="00000000" w:rsidR="00000000" w:rsidRPr="00000000">
        <w:rPr>
          <w:rtl w:val="0"/>
        </w:rPr>
        <w:t xml:space="preserve">XYZ</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Diện tích khu vực xấp xỉ 31,66 ha.</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Khu đất được bố trí gồm 01 kho than kín có kích thước 152m x 107m và 04 kho than hở. Phía Bắc là nhà điều khiển hệ thống than, các tháp chuyển tiếp than lên lò. Phía Nam là </w:t>
      </w:r>
      <w:del w:author="LINH Cao Thuy" w:id="4" w:date="2025-03-17T09:34: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phòng thí nghiệm than, </w:delText>
        </w:r>
      </w:de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hồ thu nước nhiễm than, các tháp chuyển tiếp than từ cảng vào khu vực trữ than. Bên cạnh kho than kín được bố trí ga ra xe ủi để chứa các xe ủi của khu vực trữ than.</w:t>
      </w:r>
    </w:p>
    <w:p w:rsidR="00000000" w:rsidDel="00000000" w:rsidP="00000000" w:rsidRDefault="00000000" w:rsidRPr="00000000" w14:paraId="000000E2">
      <w:pPr>
        <w:pStyle w:val="Heading4"/>
        <w:numPr>
          <w:ilvl w:val="3"/>
          <w:numId w:val="1"/>
        </w:numPr>
        <w:ind w:left="0" w:firstLine="0"/>
        <w:rPr/>
      </w:pPr>
      <w:bookmarkStart w:colFirst="0" w:colLast="0" w:name="_y24lha58nf9w" w:id="21"/>
      <w:bookmarkEnd w:id="21"/>
      <w:r w:rsidDel="00000000" w:rsidR="00000000" w:rsidRPr="00000000">
        <w:rPr>
          <w:rtl w:val="0"/>
        </w:rPr>
        <w:t xml:space="preserve">Bãi thải xỉ</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ins w:author="LINH Cao Thuy" w:id="14" w:date="2025-03-17T09:43: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Vị trí bãi xỉ nằm sát cạnh khu trữ than về phía Nam và về phía Tây Nam</w:t>
      </w:r>
      <w:ins w:author="LINH Cao Thuy" w:id="5" w:date="2025-03-17T09:46: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nằm trong bãi ch</w:t>
        </w:r>
      </w:ins>
      <w:ins w:author="Nguyen Van Quang" w:id="6" w:date="2025-03-18T14:35: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ứa</w:t>
        </w:r>
      </w:ins>
      <w:ins w:author="LINH Cao Thuy" w:id="7" w:date="2025-03-17T09:46:00Z">
        <w:del w:author="Nguyen Van Quang" w:id="8" w:date="2025-03-18T14:35: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ưa</w:delText>
          </w:r>
        </w:de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tro xỉ chung</w:t>
        </w:r>
      </w:in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của</w:t>
      </w:r>
      <w:ins w:author="LINH Cao Thuy" w:id="9" w:date="2025-03-17T09:46: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del w:author="Nguyen Van Quang" w:id="10" w:date="2025-03-19T13:56: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toàn</w:delText>
          </w:r>
        </w:del>
      </w:in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Trung tâm điện lực </w:t>
      </w:r>
      <w:r w:rsidDel="00000000" w:rsidR="00000000" w:rsidRPr="00000000">
        <w:rPr>
          <w:rtl w:val="0"/>
        </w:rPr>
        <w:t xml:space="preserve">XYZ</w:t>
      </w:r>
      <w:del w:author="LINH Cao Thuy" w:id="11" w:date="2025-03-17T09:4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 Bãi thải xỉ nằm chung cùng khu vực với bãi thải xỉ của Nhà máy Nhiệt điện </w:delText>
        </w:r>
        <w:r w:rsidDel="00000000" w:rsidR="00000000" w:rsidRPr="00000000">
          <w:rPr>
            <w:rtl w:val="0"/>
          </w:rPr>
          <w:delText xml:space="preserve">XYZ</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 1</w:delText>
        </w:r>
      </w:de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với diện tích xấp xỉ 38,5ha. Đây là khu vực khe núi được hình thành bởi hai dãy núi thấp (gồm các dãy núi Răng Cưa và núi Bạng, Tây Hà) chạy song song với nhau theo hướng Đông Bắc - Tây Nam, địa hình cao dần về phía Tây Nam. Do vậy bãi xỉ sẽ được hình thành rất thuận lợi: Sử dụng các triền núi để làm đê bao bãi xỉ</w:t>
      </w:r>
      <w:del w:author="LINH Cao Thuy" w:id="12" w:date="2025-03-17T09:43: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 chỉ phải xây dựng một đập chắn ở phía Đông Bắc nhà máy chính và đập ngăn với bãi thải xỉ của Nhà máy Nhiệt điện </w:delText>
        </w:r>
        <w:r w:rsidDel="00000000" w:rsidR="00000000" w:rsidRPr="00000000">
          <w:rPr>
            <w:rtl w:val="0"/>
          </w:rPr>
          <w:delText xml:space="preserve">XYZ</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 1. Tập đoàn Điện lực Việt Nam (EVN) sẽ xây dựng đập ngăn cách giữa hai khu vực chứa xỉ của Nhà máy Nhiệt điện </w:delText>
        </w:r>
        <w:r w:rsidDel="00000000" w:rsidR="00000000" w:rsidRPr="00000000">
          <w:rPr>
            <w:rtl w:val="0"/>
          </w:rPr>
          <w:delText xml:space="preserve">XYZ</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 1 và dự án </w:delText>
        </w:r>
        <w:r w:rsidDel="00000000" w:rsidR="00000000" w:rsidRPr="00000000">
          <w:rPr>
            <w:rtl w:val="0"/>
          </w:rPr>
          <w:delText xml:space="preserve">Nhà máy ABC</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 Công ty BOT sẽ chịu trách nhiệm trang bị lớp vải lót chống thấm cho khu vực bãi xỉ của dự án </w:delText>
        </w:r>
        <w:r w:rsidDel="00000000" w:rsidR="00000000" w:rsidRPr="00000000">
          <w:rPr>
            <w:rtl w:val="0"/>
          </w:rPr>
          <w:delText xml:space="preserve">Nhà máy ABC</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 và xây</w:delText>
        </w:r>
      </w:del>
      <w:ins w:author="LINH Cao Thuy" w:id="12" w:date="2025-03-17T09:43: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Khu vực bãi thải xỉ được thiết kế phần đê bao để ngăn ngừa sự rò rỉ nước trong bãi xỉ ra ngoài môi trường. Bãi xỉ và đê bao này được thiết kế theo trình </w:t>
        </w:r>
      </w:ins>
      <w:ins w:author="Nguyen Van Quang" w:id="13" w:date="2025-03-18T14:36: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w:t>
        </w:r>
      </w:ins>
      <w:ins w:author="LINH Cao Thuy" w:id="14" w:date="2025-03-17T09:43: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ự các lớp từ dưới lên trên như sau:</w:t>
        </w:r>
      </w:ins>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ins w:author="LINH Cao Thuy" w:id="14" w:date="2025-03-17T09:43: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ins w:author="LINH Cao Thuy" w:id="14" w:date="2025-03-17T09:43: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Phía dưới cùng là lớp đất đầm chặt.</w:t>
        </w:r>
      </w:ins>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ins w:author="LINH Cao Thuy" w:id="14" w:date="2025-03-17T09:43: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ins w:author="LINH Cao Thuy" w:id="14" w:date="2025-03-17T09:43: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Lớp vải địa kỹ thuật HDPE </w:t>
        </w:r>
        <w:del w:author="Nguyen Van Quang" w:id="15" w:date="2025-03-18T14:3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w:delText>
          </w:r>
        </w:de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mm</w:t>
        </w:r>
      </w:ins>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ins w:author="LINH Cao Thuy" w:id="14" w:date="2025-03-17T09:43: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Lớp xi măng được tráng trên cùng.</w:t>
        </w:r>
      </w:ins>
      <w:del w:author="LINH Cao Thuy" w:id="16" w:date="2025-03-17T09:45: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 dựng đập phía hạ lưu bãi xỉ của dự án.</w:delText>
        </w:r>
      </w:del>
      <w:r w:rsidDel="00000000" w:rsidR="00000000" w:rsidRPr="00000000">
        <w:rPr>
          <w:rtl w:val="0"/>
        </w:rPr>
      </w:r>
    </w:p>
    <w:p w:rsidR="00000000" w:rsidDel="00000000" w:rsidP="00000000" w:rsidRDefault="00000000" w:rsidRPr="00000000" w14:paraId="000000E7">
      <w:pPr>
        <w:pStyle w:val="Heading4"/>
        <w:numPr>
          <w:ilvl w:val="3"/>
          <w:numId w:val="1"/>
        </w:numPr>
        <w:ind w:left="0" w:firstLine="0"/>
        <w:rPr/>
      </w:pPr>
      <w:bookmarkStart w:colFirst="0" w:colLast="0" w:name="_v3dqo4m01pzr" w:id="22"/>
      <w:bookmarkEnd w:id="22"/>
      <w:r w:rsidDel="00000000" w:rsidR="00000000" w:rsidRPr="00000000">
        <w:rPr>
          <w:rtl w:val="0"/>
        </w:rPr>
        <w:t xml:space="preserve">Khu vực cảng</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ins w:author="LINH Cao Thuy" w:id="18" w:date="2025-03-17T10:40: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Khu vực cảng được xây dựng phía </w:t>
      </w:r>
      <w:r w:rsidDel="00000000" w:rsidR="00000000" w:rsidRPr="00000000">
        <w:rPr>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so với Trung tâm điện lực Nghi </w:t>
      </w:r>
      <w:del w:author="LINH Cao Thuy" w:id="17" w:date="2025-03-17T09:49: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 </w:delText>
        </w:r>
      </w:de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Sơn và nằm bên bờ sông Yên Hòa. </w:t>
      </w:r>
      <w:ins w:author="LINH Cao Thuy" w:id="18" w:date="2025-03-17T10:40:00Z">
        <w:r w:rsidDel="00000000" w:rsidR="00000000" w:rsidRPr="00000000">
          <w:rPr>
            <w:rtl w:val="0"/>
          </w:rPr>
        </w:r>
      </w:ins>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ins w:author="LINH Cao Thuy" w:id="18" w:date="2025-03-17T10:40: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ins w:author="LINH Cao Thuy" w:id="18" w:date="2025-03-17T10:40: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Bến cảng chuyên dùng để nhập than từ tàu chở than vào nhà máy có chiều dài 226m (khoảng cách 2 mép trụ néo ngoài cùng), được thiết kế để tiếp nhận tàu với tải trọng 18.000DWT, tải trọng khai thác phân bố đều trên trụ va, trụ neo, trụ đỡ cầu công tác: 1,0 T/m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sàn công nghệ 2,0T/m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bao gồm các kết cấu: sàn công nghệ, trụ neo, va, cầu dẫn. Bến bao gồm 01 sàn công nghệ, 03 trụ va, 03 trụ neo, 04 trụ dỡ cầu công tác, 01 sang quay trở xe, cụ thể như sau:</w:t>
        </w:r>
      </w:ins>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ins w:author="LINH Cao Thuy" w:id="18" w:date="2025-03-17T10:40: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ins w:author="LINH Cao Thuy" w:id="18" w:date="2025-03-17T10:40: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Sàn công nghệ: Kết cấu BTCT kích thước 40mx22m; cao độ mặt sàn +5,5m.</w:t>
        </w:r>
      </w:ins>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ins w:author="LINH Cao Thuy" w:id="18" w:date="2025-03-17T10:40: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ins w:author="LINH Cao Thuy" w:id="18" w:date="2025-03-17T10:40: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Trụ va: Kết cáu BTCT, kích thước 8mx9mx1,5m(cao); cao đội +5,5m.</w:t>
        </w:r>
      </w:ins>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ins w:author="LINH Cao Thuy" w:id="18" w:date="2025-03-17T10:40: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ins w:author="LINH Cao Thuy" w:id="18" w:date="2025-03-17T10:40: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Trụ neo: Kết cấu BTCT, kích thước 6mx6mx1,5m (cao); cao độ +5,5m.</w:t>
        </w:r>
      </w:ins>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ins w:author="LINH Cao Thuy" w:id="18" w:date="2025-03-17T10:40: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ins w:author="LINH Cao Thuy" w:id="18" w:date="2025-03-17T10:40: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Trụ đỡ cầu công tác: Kết cấu BTCT, kích thước 3mx4mx1m (cao ); cao độ +5,5m.</w:t>
        </w:r>
      </w:ins>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ins w:author="LINH Cao Thuy" w:id="20" w:date="2025-03-17T10:50: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ins w:author="LINH Cao Thuy" w:id="18" w:date="2025-03-17T10:40: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Sàn qua</w:t>
        </w:r>
      </w:ins>
      <w:ins w:author="Nguyen Van Quang" w:id="19" w:date="2025-03-18T15:0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w:t>
        </w:r>
      </w:ins>
      <w:ins w:author="LINH Cao Thuy" w:id="20" w:date="2025-03-17T10:50: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trở xe: 8mx10m.</w:t>
        </w:r>
      </w:ins>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ins w:author="LINH Cao Thuy" w:id="20" w:date="2025-03-17T10:50: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ins w:author="LINH Cao Thuy" w:id="20" w:date="2025-03-17T10:50: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+Vùng nước trước bến rộng 70m, cao độ đáy nạo vét -10m. vũng quay tàu </w:t>
        </w:r>
        <w:del w:author="Nguyen Van Quang" w:id="21" w:date="2025-03-18T14:39: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kích</w:delText>
          </w:r>
        </w:de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240m được bố trí phía trước vùng nước trước bến, cao độ đáy nạo vét -10m.</w:t>
        </w:r>
      </w:ins>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ins w:author="LINH Cao Thuy" w:id="20" w:date="2025-03-17T10:50: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ins w:author="LINH Cao Thuy" w:id="20" w:date="2025-03-17T10:50: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Luồng tài vào bến rộng 120m (sử dụng chung với bến nhà máy Nhiệt điện </w:t>
        </w:r>
        <w:r w:rsidDel="00000000" w:rsidR="00000000" w:rsidRPr="00000000">
          <w:rPr>
            <w:rtl w:val="0"/>
          </w:rPr>
          <w:t xml:space="preserve">XYZ</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1), cao độ đáy nạo vét -10m. Mái dốc nạo vét m=4 dưới gầm bến cập tàu, m=7 các phía còn lại.</w:t>
        </w:r>
      </w:ins>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del w:author="LINH Cao Thuy" w:id="22" w:date="2025-03-17T10:53: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Change w:author="LINH Cao Thuy" w:id="0" w:date="2025-03-17T10:53:00Z">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pPr>
        </w:pPrChange>
      </w:pPr>
      <w:del w:author="LINH Cao Thuy" w:id="22" w:date="2025-03-17T10:53:00Z">
        <w:r w:rsidDel="00000000" w:rsidR="00000000" w:rsidRPr="00000000">
          <w:rPr>
            <w:rtl w:val="0"/>
          </w:rPr>
        </w:r>
      </w:del>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22" w:date="2025-03-17T10:53: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22" w:date="2025-03-17T10:53: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Khu vực này bao gồm hai phân khu:</w:delText>
        </w:r>
      </w:del>
    </w:p>
    <w:p w:rsidR="00000000" w:rsidDel="00000000" w:rsidP="00000000" w:rsidRDefault="00000000" w:rsidRPr="00000000" w14:paraId="000000F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22" w:date="2025-03-17T10:53:00Z"/>
          <w:b w:val="0"/>
          <w:bCs w:val="0"/>
          <w:i w:val="0"/>
          <w:iCs w:val="0"/>
          <w:smallCaps w:val="0"/>
          <w:strike w:val="0"/>
          <w:color w:val="000000"/>
          <w:sz w:val="26"/>
          <w:szCs w:val="26"/>
          <w:u w:val="none"/>
          <w:shd w:fill="auto" w:val="clear"/>
          <w:vertAlign w:val="baseline"/>
        </w:rPr>
      </w:pPr>
      <w:del w:author="LINH Cao Thuy" w:id="22" w:date="2025-03-17T10:53: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  Khu vực cảng và các công trình thủy của Nhà máy Nhiệt điện </w:delText>
        </w:r>
        <w:r w:rsidDel="00000000" w:rsidR="00000000" w:rsidRPr="00000000">
          <w:rPr>
            <w:rtl w:val="0"/>
          </w:rPr>
          <w:delText xml:space="preserve">XYZ</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 1. Khu vực này bao gồm khu vực cầu cảng tiếp nhận than đá, khu vực bến nhập dầu, khu vực bến thiết bị, bến tạm phục vụ thi công và khu neo đậu chờ tàu.</w:delText>
        </w:r>
      </w:del>
    </w:p>
    <w:p w:rsidR="00000000" w:rsidDel="00000000" w:rsidP="00000000" w:rsidRDefault="00000000" w:rsidRPr="00000000" w14:paraId="000000F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22" w:date="2025-03-17T10:53:00Z"/>
          <w:b w:val="0"/>
          <w:bCs w:val="0"/>
          <w:i w:val="0"/>
          <w:iCs w:val="0"/>
          <w:smallCaps w:val="0"/>
          <w:strike w:val="0"/>
          <w:color w:val="000000"/>
          <w:sz w:val="26"/>
          <w:szCs w:val="26"/>
          <w:u w:val="none"/>
          <w:shd w:fill="auto" w:val="clear"/>
          <w:vertAlign w:val="baseline"/>
        </w:rPr>
      </w:pPr>
      <w:del w:author="LINH Cao Thuy" w:id="22" w:date="2025-03-17T10:53: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  Khu vực cảng và các công trình thủy của dự án </w:delText>
        </w:r>
        <w:r w:rsidDel="00000000" w:rsidR="00000000" w:rsidRPr="00000000">
          <w:rPr>
            <w:rtl w:val="0"/>
          </w:rPr>
          <w:delText xml:space="preserve">Nhà máy ABC</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 Khu vực này bao gồm khu vực cầu cảng tiếp nhận than đá và khu neo đậu chờ tàu.</w:delText>
        </w:r>
      </w:del>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22" w:date="2025-03-17T10:53: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22" w:date="2025-03-17T10:53: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Mặt bằng bến nhập than chuyên dụng NMNĐ </w:delText>
        </w:r>
        <w:r w:rsidDel="00000000" w:rsidR="00000000" w:rsidRPr="00000000">
          <w:rPr>
            <w:rtl w:val="0"/>
          </w:rPr>
          <w:delText xml:space="preserve">ABC</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 được bố trí như sau:</w:delText>
        </w:r>
      </w:del>
    </w:p>
    <w:p w:rsidR="00000000" w:rsidDel="00000000" w:rsidP="00000000" w:rsidRDefault="00000000" w:rsidRPr="00000000" w14:paraId="000000F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22" w:date="2025-03-17T10:53:00Z"/>
          <w:b w:val="0"/>
          <w:bCs w:val="0"/>
          <w:i w:val="0"/>
          <w:iCs w:val="0"/>
          <w:smallCaps w:val="0"/>
          <w:strike w:val="0"/>
          <w:color w:val="000000"/>
          <w:sz w:val="26"/>
          <w:szCs w:val="26"/>
          <w:u w:val="none"/>
          <w:shd w:fill="auto" w:val="clear"/>
          <w:vertAlign w:val="baseline"/>
        </w:rPr>
      </w:pPr>
      <w:del w:author="LINH Cao Thuy" w:id="22" w:date="2025-03-17T10:53: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Tuyến mép bến được bố trí trên cùng hàng với tuyến mép bến hiệu hữu của các bến than và bến dầu NMNĐ </w:delText>
        </w:r>
        <w:r w:rsidDel="00000000" w:rsidR="00000000" w:rsidRPr="00000000">
          <w:rPr>
            <w:rtl w:val="0"/>
          </w:rPr>
          <w:delText xml:space="preserve">XYZ</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 1 nằm trên thượng lưu.</w:delText>
        </w:r>
      </w:del>
    </w:p>
    <w:p w:rsidR="00000000" w:rsidDel="00000000" w:rsidP="00000000" w:rsidRDefault="00000000" w:rsidRPr="00000000" w14:paraId="000000F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22" w:date="2025-03-17T10:53:00Z"/>
          <w:b w:val="0"/>
          <w:bCs w:val="0"/>
          <w:i w:val="0"/>
          <w:iCs w:val="0"/>
          <w:smallCaps w:val="0"/>
          <w:strike w:val="0"/>
          <w:color w:val="000000"/>
          <w:sz w:val="26"/>
          <w:szCs w:val="26"/>
          <w:u w:val="none"/>
          <w:shd w:fill="auto" w:val="clear"/>
          <w:vertAlign w:val="baseline"/>
        </w:rPr>
      </w:pPr>
      <w:del w:author="LINH Cao Thuy" w:id="22" w:date="2025-03-17T10:53: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Vũng quay tàu có đường kính 240m, được bố trí tại ngã 3 giao cắt giữa luồng tàu hiện hữu vào khu bến của Trung tâm Điện lực (luồng trong) và luồng tàu chính của cảng </w:delText>
        </w:r>
        <w:r w:rsidDel="00000000" w:rsidR="00000000" w:rsidRPr="00000000">
          <w:rPr>
            <w:rtl w:val="0"/>
          </w:rPr>
          <w:delText xml:space="preserve">XYZ</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 (luồng ngoài).</w:delText>
        </w:r>
      </w:del>
    </w:p>
    <w:p w:rsidR="00000000" w:rsidDel="00000000" w:rsidP="00000000" w:rsidRDefault="00000000" w:rsidRPr="00000000" w14:paraId="000000F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22" w:date="2025-03-17T10:53:00Z"/>
          <w:b w:val="0"/>
          <w:bCs w:val="0"/>
          <w:i w:val="0"/>
          <w:iCs w:val="0"/>
          <w:smallCaps w:val="0"/>
          <w:strike w:val="0"/>
          <w:color w:val="000000"/>
          <w:sz w:val="26"/>
          <w:szCs w:val="26"/>
          <w:u w:val="none"/>
          <w:shd w:fill="auto" w:val="clear"/>
          <w:vertAlign w:val="baseline"/>
        </w:rPr>
      </w:pPr>
      <w:del w:author="LINH Cao Thuy" w:id="22" w:date="2025-03-17T10:53: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Tuyến luồng vào bến cảng sử dụng tuyến luồng hiện hữu của Trung tâm Điện lực. Tuyến luồng hiện đang có bề rộng 70m và cao độ đáy luồng -7.1m CD. Sau này tuyến luồng sẽ được nạo vét, nâng cấp với bề rộng luồng 115m,  cao độ đáy luồng đến -8.5m CD.</w:delText>
        </w:r>
      </w:del>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22" w:date="2025-03-17T10:53: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22" w:date="2025-03-17T10:53: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delText xml:space="preserve">Khu vực bến phục vụ thi công, bến thiết bị của Nhà máy Nhiệt điện </w:delText>
        </w:r>
        <w:r w:rsidDel="00000000" w:rsidR="00000000" w:rsidRPr="00000000">
          <w:rPr>
            <w:rtl w:val="0"/>
          </w:rPr>
          <w:delText xml:space="preserve">XYZ</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 1 được dùng chung với dự án </w:delText>
        </w:r>
        <w:r w:rsidDel="00000000" w:rsidR="00000000" w:rsidRPr="00000000">
          <w:rPr>
            <w:rtl w:val="0"/>
          </w:rPr>
          <w:delText xml:space="preserve">Nhà máy ABC</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 Bến cảng của dự án </w:delText>
        </w:r>
        <w:r w:rsidDel="00000000" w:rsidR="00000000" w:rsidRPr="00000000">
          <w:rPr>
            <w:rtl w:val="0"/>
          </w:rPr>
          <w:delText xml:space="preserve">Nhà máy ABC</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 được kết nối giao thông đường bộ với hệ thống đường vận hành Nhà máy Nhiệt điện </w:delText>
        </w:r>
        <w:r w:rsidDel="00000000" w:rsidR="00000000" w:rsidRPr="00000000">
          <w:rPr>
            <w:rtl w:val="0"/>
          </w:rPr>
          <w:delText xml:space="preserve">XYZ</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 1.</w:delText>
        </w:r>
      </w:del>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22" w:date="2025-03-17T10:53: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22" w:date="2025-03-17T10:53: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delText xml:space="preserve">Khu vực cầu cảng tiếp nhận than có chiều dài khoảng 200m, bến tiếp nhận than bao gồm: phễu than, băng tải than, tàu chở than đa dụng ven biển MCV với trọng tải cỡ 18000 DWT có trang bị thiết bị bốc dỡ than để vận chuyển than từ tàu chở than cỡ Capsize trọng lượng khoảng 180.000 DWT ở ngoài bến vào bến và bốc dỡ lên băng tải than vào khu trữ than của nhà máy.</w:delText>
        </w:r>
      </w:del>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i w:val="1"/>
          <w:iCs w:val="1"/>
          <w:smallCaps w:val="0"/>
          <w:strike w:val="0"/>
          <w:color w:val="000000"/>
          <w:sz w:val="42"/>
          <w:szCs w:val="42"/>
          <w:u w:val="none"/>
          <w:shd w:fill="auto" w:val="clear"/>
          <w:vertAlign w:val="baseline"/>
        </w:rPr>
      </w:pPr>
      <w:bookmarkStart w:colFirst="0" w:colLast="0" w:name="_fptsfr6r4ukd" w:id="23"/>
      <w:bookmarkEnd w:id="23"/>
      <w:r w:rsidDel="00000000" w:rsidR="00000000" w:rsidRPr="00000000">
        <w:rPr>
          <w:b w:val="1"/>
          <w:bCs w:val="1"/>
          <w:i w:val="1"/>
          <w:iCs w:val="1"/>
          <w:smallCaps w:val="0"/>
          <w:strike w:val="0"/>
          <w:color w:val="000000"/>
          <w:sz w:val="42"/>
          <w:szCs w:val="42"/>
          <w:u w:val="none"/>
          <w:shd w:fill="auto" w:val="clear"/>
          <w:vertAlign w:val="baseline"/>
          <w:rtl w:val="0"/>
        </w:rPr>
        <w:t xml:space="preserve">Hình II‑2. Vị trí bến chuyên dụng NMNĐ </w:t>
      </w:r>
      <w:r w:rsidDel="00000000" w:rsidR="00000000" w:rsidRPr="00000000">
        <w:rPr>
          <w:b w:val="1"/>
          <w:bCs w:val="1"/>
          <w:i w:val="1"/>
          <w:iCs w:val="1"/>
          <w:sz w:val="42"/>
          <w:szCs w:val="42"/>
          <w:rtl w:val="0"/>
        </w:rPr>
        <w:t xml:space="preserve">ABC</w:t>
      </w:r>
      <w:r w:rsidDel="00000000" w:rsidR="00000000" w:rsidRPr="00000000">
        <w:rPr>
          <w:b w:val="1"/>
          <w:bCs w:val="1"/>
          <w:i w:val="1"/>
          <w:iCs w:val="1"/>
          <w:smallCaps w:val="0"/>
          <w:strike w:val="0"/>
          <w:color w:val="000000"/>
          <w:sz w:val="42"/>
          <w:szCs w:val="42"/>
          <w:u w:val="none"/>
          <w:shd w:fill="auto" w:val="clear"/>
          <w:vertAlign w:val="baseline"/>
          <w:rtl w:val="0"/>
        </w:rPr>
        <w:t xml:space="preserve"> trong khu Cảng biển </w:t>
      </w:r>
      <w:r w:rsidDel="00000000" w:rsidR="00000000" w:rsidRPr="00000000">
        <w:rPr>
          <w:b w:val="1"/>
          <w:bCs w:val="1"/>
          <w:i w:val="1"/>
          <w:iCs w:val="1"/>
          <w:sz w:val="42"/>
          <w:szCs w:val="42"/>
          <w:rtl w:val="0"/>
        </w:rPr>
        <w:t xml:space="preserve">XYZ</w:t>
      </w:r>
      <w:r w:rsidDel="00000000" w:rsidR="00000000" w:rsidRPr="00000000">
        <w:rPr>
          <w:rtl w:val="0"/>
        </w:rPr>
      </w:r>
    </w:p>
    <w:p w:rsidR="00000000" w:rsidDel="00000000" w:rsidP="00000000" w:rsidRDefault="00000000" w:rsidRPr="00000000" w14:paraId="000000FD">
      <w:pPr>
        <w:pStyle w:val="Heading3"/>
        <w:numPr>
          <w:ilvl w:val="2"/>
          <w:numId w:val="1"/>
        </w:numPr>
        <w:ind w:left="0" w:firstLine="0"/>
        <w:rPr/>
      </w:pPr>
      <w:bookmarkStart w:colFirst="0" w:colLast="0" w:name="_ikpnrramkmdm" w:id="24"/>
      <w:bookmarkEnd w:id="24"/>
      <w:r w:rsidDel="00000000" w:rsidR="00000000" w:rsidRPr="00000000">
        <w:rPr>
          <w:rtl w:val="0"/>
        </w:rPr>
        <w:t xml:space="preserve">Công nghệ sản xuất, vận hành</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Nhà máy bao gồm nhiều hạng mục công nghệ và các hạng mục phụ trợ khác nhau. Tuy nhiên, nội dung này chỉ trình bày các công nghệ và hoạt động chính của cơ sở. Các giải pháp công nghệ chính của NMNĐ </w:t>
      </w:r>
      <w:r w:rsidDel="00000000" w:rsidR="00000000" w:rsidRPr="00000000">
        <w:rPr>
          <w:rtl w:val="0"/>
        </w:rPr>
        <w:t xml:space="preserve">ABC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cũng là các nguồn gây phát thải KNK của Nhà máy như sau:</w:t>
      </w:r>
    </w:p>
    <w:p w:rsidR="00000000" w:rsidDel="00000000" w:rsidP="00000000" w:rsidRDefault="00000000" w:rsidRPr="00000000" w14:paraId="000000FF">
      <w:pPr>
        <w:pStyle w:val="Heading4"/>
        <w:numPr>
          <w:ilvl w:val="3"/>
          <w:numId w:val="1"/>
        </w:numPr>
        <w:ind w:left="0" w:firstLine="0"/>
        <w:rPr/>
      </w:pPr>
      <w:r w:rsidDel="00000000" w:rsidR="00000000" w:rsidRPr="00000000">
        <w:rPr>
          <w:rtl w:val="0"/>
        </w:rPr>
        <w:t xml:space="preserve">Công nghệ chính của NMNĐ ABC</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Nhà máy điện </w:t>
      </w:r>
      <w:r w:rsidDel="00000000" w:rsidR="00000000" w:rsidRPr="00000000">
        <w:rPr>
          <w:rtl w:val="0"/>
        </w:rPr>
        <w:t xml:space="preserve">ABC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bao gồm hai tổ máy (02), công suất mỗi tổ máy là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Change w:author="Nguyen Van Quang" w:id="24" w:date="2025-03-19T13:56:00Z">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rPrChange>
        </w:rPr>
        <w:t xml:space="preserve">665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MW nhà máy nhiệt điện đốt than, sử dụng thông số hơi siêu tới hạn và bao gồm tất cả các điểm đấu nối để tạo thành một nhà máy điện hoàn chỉnh. Sơ đồ công nghệ của NMNĐ </w:t>
      </w:r>
      <w:r w:rsidDel="00000000" w:rsidR="00000000" w:rsidRPr="00000000">
        <w:rPr>
          <w:rtl w:val="0"/>
        </w:rPr>
        <w:t xml:space="preserve">ABC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được mô tả trong hình sau:</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ins w:author="LINH Cao Thuy" w:id="25" w:date="2025-03-17T10:10:00Z"/>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ins w:author="LINH Cao Thuy" w:id="25" w:date="2025-03-17T10:10:00Z">
        <w:bookmarkStart w:colFirst="0" w:colLast="0" w:name="_9923q9vnjnl6" w:id="25"/>
        <w:bookmarkEnd w:id="25"/>
        <w:r w:rsidDel="00000000" w:rsidR="00000000" w:rsidRPr="00000000">
          <w:rPr>
            <w:rtl w:val="0"/>
          </w:rPr>
        </w:r>
      </w:ins>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i w:val="1"/>
          <w:iCs w:val="1"/>
          <w:smallCaps w:val="0"/>
          <w:strike w:val="0"/>
          <w:color w:val="000000"/>
          <w:sz w:val="42"/>
          <w:szCs w:val="42"/>
          <w:u w:val="none"/>
          <w:shd w:fill="auto" w:val="clear"/>
          <w:vertAlign w:val="baseline"/>
        </w:rPr>
      </w:pPr>
      <w:r w:rsidDel="00000000" w:rsidR="00000000" w:rsidRPr="00000000">
        <w:rPr>
          <w:b w:val="1"/>
          <w:bCs w:val="1"/>
          <w:i w:val="1"/>
          <w:iCs w:val="1"/>
          <w:smallCaps w:val="0"/>
          <w:strike w:val="0"/>
          <w:color w:val="000000"/>
          <w:sz w:val="42"/>
          <w:szCs w:val="42"/>
          <w:u w:val="none"/>
          <w:shd w:fill="auto" w:val="clear"/>
          <w:vertAlign w:val="baseline"/>
          <w:rtl w:val="0"/>
        </w:rPr>
        <w:t xml:space="preserve">Hình II‑3. Sơ đồ công nghệ</w:t>
      </w:r>
      <w:ins w:author="LINH Cao Thuy" w:id="26" w:date="2025-03-17T10:10:00Z">
        <w:r w:rsidDel="00000000" w:rsidR="00000000" w:rsidRPr="00000000">
          <w:rPr>
            <w:b w:val="1"/>
            <w:bCs w:val="1"/>
            <w:i w:val="1"/>
            <w:iCs w:val="1"/>
            <w:smallCaps w:val="0"/>
            <w:strike w:val="0"/>
            <w:color w:val="000000"/>
            <w:sz w:val="42"/>
            <w:szCs w:val="42"/>
            <w:u w:val="none"/>
            <w:shd w:fill="auto" w:val="clear"/>
            <w:vertAlign w:val="baseline"/>
            <w:rtl w:val="0"/>
          </w:rPr>
          <w:t xml:space="preserve"> kèm dòng thải của</w:t>
        </w:r>
      </w:ins>
      <w:r w:rsidDel="00000000" w:rsidR="00000000" w:rsidRPr="00000000">
        <w:rPr>
          <w:b w:val="1"/>
          <w:bCs w:val="1"/>
          <w:i w:val="1"/>
          <w:iCs w:val="1"/>
          <w:smallCaps w:val="0"/>
          <w:strike w:val="0"/>
          <w:color w:val="000000"/>
          <w:sz w:val="42"/>
          <w:szCs w:val="42"/>
          <w:u w:val="none"/>
          <w:shd w:fill="auto" w:val="clear"/>
          <w:vertAlign w:val="baseline"/>
          <w:rtl w:val="0"/>
        </w:rPr>
        <w:t xml:space="preserve"> NMNĐ </w:t>
      </w:r>
      <w:r w:rsidDel="00000000" w:rsidR="00000000" w:rsidRPr="00000000">
        <w:rPr>
          <w:b w:val="1"/>
          <w:bCs w:val="1"/>
          <w:i w:val="1"/>
          <w:iCs w:val="1"/>
          <w:sz w:val="42"/>
          <w:szCs w:val="42"/>
          <w:rtl w:val="0"/>
        </w:rPr>
        <w:t xml:space="preserve">ABC</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ins w:author="LINH Cao Thuy" w:id="27" w:date="2025-03-17T10:26:00Z"/>
          <w:rFonts w:ascii="Times New Roman" w:cs="Times New Roman" w:eastAsia="Times New Roman" w:hAnsi="Times New Roman"/>
          <w:b w:val="0"/>
          <w:bCs w:val="0"/>
          <w:i w:val="0"/>
          <w:iCs w:val="0"/>
          <w:smallCaps w:val="0"/>
          <w:strike w:val="0"/>
          <w:color w:val="000000"/>
          <w:sz w:val="26"/>
          <w:szCs w:val="26"/>
          <w:u w:val="none"/>
          <w:shd w:fill="auto" w:val="clear"/>
          <w:vertAlign w:val="baseline"/>
          <w:rPrChange w:author="LINH Cao Thuy" w:id="29" w:date="2025-03-17T10:26:00Z">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rPrChange>
        </w:rPr>
        <w:pPrChange w:author="LINH Cao Thuy" w:id="0" w:date="2025-03-17T10:26:00Z">
          <w:pPr>
            <w:keepNext w:val="0"/>
            <w:keepLines w:val="0"/>
            <w:pageBreakBefore w:val="0"/>
            <w:widowControl w:val="1"/>
            <w:numPr>
              <w:ilvl w:val="5"/>
              <w:numId w:val="2"/>
            </w:numPr>
            <w:pBdr>
              <w:top w:space="0" w:sz="0" w:val="nil"/>
              <w:left w:space="0" w:sz="0" w:val="nil"/>
              <w:bottom w:space="0" w:sz="0" w:val="nil"/>
              <w:right w:space="0" w:sz="0" w:val="nil"/>
              <w:between w:space="0" w:sz="0" w:val="nil"/>
            </w:pBdr>
            <w:shd w:fill="auto" w:val="clear"/>
            <w:spacing w:after="120" w:before="120" w:line="276" w:lineRule="auto"/>
            <w:ind w:left="0" w:right="0" w:firstLine="0"/>
            <w:jc w:val="both"/>
          </w:pPr>
        </w:pPrChange>
      </w:pPr>
      <w:ins w:author="LINH Cao Thuy" w:id="27" w:date="2025-03-17T10:26: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Change w:author="LINH Cao Thuy" w:id="28" w:date="2025-03-17T10:26:00Z">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rPrChange>
          </w:rPr>
          <w:t xml:space="preserve">Nhiên liệu (than, dầu) được đưa vào lò hơi với tỷ lệ hợp lý để đạt hiệu suất cháy cao nhất. Hơi nước sinh ra được đưa qua các ống tới các bình phân ly. Hơi khô đi ra khỏi các bộ phân ly sẽ đi vào ống góp đầu vào trần buồng lửa, sau đó được quá nhiệt rồi đi qua thiết bị giảm ôn, giảm áp để đi vào tuabin cao áp - trung áp. Hơi đi qua tầng cánh thứ nhất, tại đây nhiệt độ của hơi giảm đáng kể. Tiếp theo, đi qua các tầng cánh phản lực của tuabin cao áp rồi thoát qua 2 đường xả trên vỏ ngoài của tuabin để đi tái nhiệt. Sau đó, hơi sẽ quay trở lại tuabin trung áp, đi qua các tầng cánh phản lực trong tuabin trung áp và giảm áp suất, nhiệt độ. Sau khi giãn nở sinh công trong tuabin trung áp, hơi sẽ thoát sang tuabin hạ áp. Hơi giãn nở sinh công quay cánh tuabin làm quay máy phát và phát ra điện đưa lên lưới. Toàn bộ lượng hơi thoát được đưa vào bình ngưng.</w:t>
        </w:r>
      </w:ins>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ins w:author="LINH Cao Thuy" w:id="27" w:date="2025-03-17T10:26:00Z"/>
          <w:rFonts w:ascii="Times New Roman" w:cs="Times New Roman" w:eastAsia="Times New Roman" w:hAnsi="Times New Roman"/>
          <w:b w:val="0"/>
          <w:bCs w:val="0"/>
          <w:i w:val="0"/>
          <w:iCs w:val="0"/>
          <w:smallCaps w:val="0"/>
          <w:strike w:val="0"/>
          <w:color w:val="000000"/>
          <w:sz w:val="26"/>
          <w:szCs w:val="26"/>
          <w:u w:val="none"/>
          <w:shd w:fill="auto" w:val="clear"/>
          <w:vertAlign w:val="baseline"/>
          <w:rPrChange w:author="LINH Cao Thuy" w:id="31" w:date="2025-03-17T10:23:00Z">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rPrChange>
        </w:rPr>
        <w:pPrChange w:author="LINH Cao Thuy" w:id="0" w:date="2025-03-17T10:23:00Z">
          <w:pPr>
            <w:keepNext w:val="0"/>
            <w:keepLines w:val="0"/>
            <w:pageBreakBefore w:val="0"/>
            <w:widowControl w:val="1"/>
            <w:numPr>
              <w:ilvl w:val="5"/>
              <w:numId w:val="2"/>
            </w:numPr>
            <w:pBdr>
              <w:top w:space="0" w:sz="0" w:val="nil"/>
              <w:left w:space="0" w:sz="0" w:val="nil"/>
              <w:bottom w:space="0" w:sz="0" w:val="nil"/>
              <w:right w:space="0" w:sz="0" w:val="nil"/>
              <w:between w:space="0" w:sz="0" w:val="nil"/>
            </w:pBdr>
            <w:shd w:fill="auto" w:val="clear"/>
            <w:spacing w:after="120" w:before="120" w:line="276" w:lineRule="auto"/>
            <w:ind w:left="0" w:right="0" w:firstLine="0"/>
            <w:jc w:val="both"/>
          </w:pPr>
        </w:pPrChange>
      </w:pPr>
      <w:ins w:author="LINH Cao Thuy" w:id="27" w:date="2025-03-17T10:26: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Change w:author="LINH Cao Thuy" w:id="28" w:date="2025-03-17T10:26:00Z">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rPrChange>
          </w:rPr>
          <w:t xml:space="preserve">Đặc điểm các hạng mục sản xuất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chính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Change w:author="LINH Cao Thuy" w:id="30" w:date="2025-03-17T10:26:00Z">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rPrChange>
          </w:rPr>
          <w:t xml:space="preserve"> của Nhà máy:</w:t>
        </w:r>
      </w:ins>
    </w:p>
    <w:p w:rsidR="00000000" w:rsidDel="00000000" w:rsidP="00000000" w:rsidRDefault="00000000" w:rsidRPr="00000000" w14:paraId="00000106">
      <w:pPr>
        <w:keepNext w:val="0"/>
        <w:keepLines w:val="0"/>
        <w:pageBreakBefore w:val="0"/>
        <w:widowControl w:val="1"/>
        <w:numPr>
          <w:ilvl w:val="5"/>
          <w:numId w:val="2"/>
        </w:numPr>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Lò hơi </w:t>
      </w:r>
      <w:del w:author="LINH Cao Thuy" w:id="32" w:date="2025-03-17T10:37:00Z">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delText xml:space="preserve">và các thiết bị phụ </w:delText>
        </w:r>
      </w:del>
      <w:r w:rsidDel="00000000" w:rsidR="00000000" w:rsidRPr="00000000">
        <w:rPr>
          <w:rtl w:val="0"/>
        </w:rPr>
      </w:r>
    </w:p>
    <w:p w:rsidR="00000000" w:rsidDel="00000000" w:rsidP="00000000" w:rsidRDefault="00000000" w:rsidRPr="00000000" w14:paraId="00000107">
      <w:pPr>
        <w:spacing w:after="40" w:before="40" w:line="288" w:lineRule="auto"/>
        <w:rPr>
          <w:ins w:author="LINH Cao Thuy" w:id="38" w:date="2025-03-17T10:15:00Z"/>
        </w:rPr>
        <w:pPrChange w:author="LINH Cao Thuy" w:id="0" w:date="2025-03-17T10:37:00Z">
          <w:pPr>
            <w:spacing w:after="40" w:before="40" w:line="288" w:lineRule="auto"/>
            <w:ind w:firstLine="709"/>
          </w:pPr>
        </w:pPrChange>
      </w:pPr>
      <w:del w:author="LINH Cao Thuy" w:id="33" w:date="2025-03-17T10:37:00Z">
        <w:r w:rsidDel="00000000" w:rsidR="00000000" w:rsidRPr="00000000">
          <w:rPr>
            <w:b w:val="1"/>
            <w:bCs w:val="1"/>
            <w:i w:val="1"/>
            <w:iCs w:val="1"/>
            <w:rtl w:val="0"/>
          </w:rPr>
          <w:delText xml:space="preserve">Lò hơi:</w:delText>
        </w:r>
      </w:del>
      <w:r w:rsidDel="00000000" w:rsidR="00000000" w:rsidRPr="00000000">
        <w:rPr>
          <w:rtl w:val="0"/>
        </w:rPr>
        <w:t xml:space="preserve"> Nhà máy ABC sử dụng lò đốt trực lưu</w:t>
      </w:r>
      <w:ins w:author="LINH Cao Thuy" w:id="34" w:date="2025-03-17T10:13:00Z">
        <w:r w:rsidDel="00000000" w:rsidR="00000000" w:rsidRPr="00000000">
          <w:rPr>
            <w:rtl w:val="0"/>
          </w:rPr>
          <w:t xml:space="preserve">, đốt than phun,</w:t>
        </w:r>
      </w:ins>
      <w:del w:author="LINH Cao Thuy" w:id="34" w:date="2025-03-17T10:13:00Z">
        <w:r w:rsidDel="00000000" w:rsidR="00000000" w:rsidRPr="00000000">
          <w:rPr>
            <w:rtl w:val="0"/>
          </w:rPr>
          <w:delText xml:space="preserve"> với</w:delText>
        </w:r>
      </w:del>
      <w:r w:rsidDel="00000000" w:rsidR="00000000" w:rsidRPr="00000000">
        <w:rPr>
          <w:rtl w:val="0"/>
        </w:rPr>
        <w:t xml:space="preserve"> thông số hơi siêu tới hạn</w:t>
      </w:r>
      <w:ins w:author="LINH Cao Thuy" w:id="35" w:date="2025-03-17T10:14:00Z">
        <w:r w:rsidDel="00000000" w:rsidR="00000000" w:rsidRPr="00000000">
          <w:rPr>
            <w:rtl w:val="0"/>
          </w:rPr>
          <w:t xml:space="preserve">, tái sấy một lần, gió</w:t>
        </w:r>
        <w:del w:author="Nguyen Van Quang" w:id="36" w:date="2025-03-18T14:48:00Z">
          <w:r w:rsidDel="00000000" w:rsidR="00000000" w:rsidRPr="00000000">
            <w:rPr>
              <w:rtl w:val="0"/>
            </w:rPr>
            <w:delText xml:space="preserve">i</w:delText>
          </w:r>
        </w:del>
        <w:r w:rsidDel="00000000" w:rsidR="00000000" w:rsidRPr="00000000">
          <w:rPr>
            <w:rtl w:val="0"/>
          </w:rPr>
          <w:t xml:space="preserve"> – khói cân bằng</w:t>
        </w:r>
      </w:ins>
      <w:r w:rsidDel="00000000" w:rsidR="00000000" w:rsidRPr="00000000">
        <w:rPr>
          <w:rtl w:val="0"/>
        </w:rPr>
        <w:t xml:space="preserve">. </w:t>
      </w:r>
      <w:del w:author="LINH Cao Thuy" w:id="37" w:date="2025-03-17T10:14:00Z">
        <w:r w:rsidDel="00000000" w:rsidR="00000000" w:rsidRPr="00000000">
          <w:rPr>
            <w:rtl w:val="0"/>
          </w:rPr>
          <w:delText xml:space="preserve">Các lò đốt sẽ được thết kế với buồng đốt đối lưu và 2 giai đoạn đốt, sơ đồ thiết kế cân bằng</w:delText>
        </w:r>
      </w:del>
      <w:r w:rsidDel="00000000" w:rsidR="00000000" w:rsidRPr="00000000">
        <w:rPr>
          <w:rtl w:val="0"/>
        </w:rPr>
        <w:t xml:space="preserve">. </w:t>
      </w:r>
      <w:del w:author="LINH Cao Thuy" w:id="38" w:date="2025-03-17T10:15:00Z">
        <w:r w:rsidDel="00000000" w:rsidR="00000000" w:rsidRPr="00000000">
          <w:rPr>
            <w:rtl w:val="0"/>
          </w:rPr>
          <w:delText xml:space="preserve">Hệ thống nhiên liệu đốt tiên tiến sẽ sử dụng NO</w:delText>
        </w:r>
        <w:r w:rsidDel="00000000" w:rsidR="00000000" w:rsidRPr="00000000">
          <w:rPr>
            <w:vertAlign w:val="subscript"/>
            <w:rtl w:val="0"/>
          </w:rPr>
          <w:delText xml:space="preserve">x</w:delText>
        </w:r>
        <w:r w:rsidDel="00000000" w:rsidR="00000000" w:rsidRPr="00000000">
          <w:rPr>
            <w:rtl w:val="0"/>
          </w:rPr>
          <w:delText xml:space="preserve"> mức thấp phun vào trục xoáy lò phun than với dầu đốt dùng cho khởi động và hỗ trợ quá trình đốt cháy lượng ít.</w:delText>
        </w:r>
      </w:del>
      <w:ins w:author="LINH Cao Thuy" w:id="38" w:date="2025-03-17T10:15:00Z">
        <w:r w:rsidDel="00000000" w:rsidR="00000000" w:rsidRPr="00000000">
          <w:rPr>
            <w:rtl w:val="0"/>
          </w:rPr>
          <w:t xml:space="preserve">Nhiên liệu chính là than Á bitum có nhiệt trị cao thiết kế 4.500 kCal/kg. Nhiên liệu phụ để khởi động lò và đốt kèm khi phụ tải thấp là dầu LDO. Các thông số thiết kế chính của lò hơi:</w:t>
        </w:r>
      </w:ins>
    </w:p>
    <w:p w:rsidR="00000000" w:rsidDel="00000000" w:rsidP="00000000" w:rsidRDefault="00000000" w:rsidRPr="00000000" w14:paraId="00000108">
      <w:pPr>
        <w:widowControl w:val="1"/>
        <w:numPr>
          <w:ilvl w:val="0"/>
          <w:numId w:val="6"/>
        </w:numPr>
        <w:spacing w:after="40" w:before="40" w:line="288" w:lineRule="auto"/>
        <w:ind w:left="0" w:firstLine="567"/>
        <w:rPr>
          <w:ins w:author="LINH Cao Thuy" w:id="38" w:date="2025-03-17T10:15:00Z"/>
        </w:rPr>
      </w:pPr>
      <w:ins w:author="LINH Cao Thuy" w:id="38" w:date="2025-03-17T10:15:00Z">
        <w:r w:rsidDel="00000000" w:rsidR="00000000" w:rsidRPr="00000000">
          <w:rPr>
            <w:rtl w:val="0"/>
          </w:rPr>
          <w:t xml:space="preserve">Lưu lượng hơi quá nhiệt (BMCR):</w:t>
          <w:tab/>
          <w:tab/>
          <w:tab/>
          <w:t xml:space="preserve">1.988,119 tấn/giờ</w:t>
        </w:r>
      </w:ins>
    </w:p>
    <w:p w:rsidR="00000000" w:rsidDel="00000000" w:rsidP="00000000" w:rsidRDefault="00000000" w:rsidRPr="00000000" w14:paraId="00000109">
      <w:pPr>
        <w:widowControl w:val="1"/>
        <w:numPr>
          <w:ilvl w:val="0"/>
          <w:numId w:val="6"/>
        </w:numPr>
        <w:spacing w:after="40" w:before="40" w:line="288" w:lineRule="auto"/>
        <w:ind w:left="0" w:firstLine="567"/>
        <w:rPr>
          <w:ins w:author="LINH Cao Thuy" w:id="38" w:date="2025-03-17T10:15:00Z"/>
        </w:rPr>
      </w:pPr>
      <w:ins w:author="LINH Cao Thuy" w:id="38" w:date="2025-03-17T10:15:00Z">
        <w:r w:rsidDel="00000000" w:rsidR="00000000" w:rsidRPr="00000000">
          <w:rPr>
            <w:rtl w:val="0"/>
          </w:rPr>
          <w:t xml:space="preserve">Áp suất/Nhiệt độ hơi quá nhiệt (BMCR):</w:t>
          <w:tab/>
          <w:tab/>
          <w:t xml:space="preserve">255 (kg/cm</w:t>
        </w:r>
        <w:r w:rsidDel="00000000" w:rsidR="00000000" w:rsidRPr="00000000">
          <w:rPr>
            <w:vertAlign w:val="superscript"/>
            <w:rtl w:val="0"/>
          </w:rPr>
          <w:t xml:space="preserve">2</w:t>
        </w:r>
        <w:r w:rsidDel="00000000" w:rsidR="00000000" w:rsidRPr="00000000">
          <w:rPr>
            <w:rtl w:val="0"/>
          </w:rPr>
          <w:t xml:space="preserve">g) /570 °C</w:t>
        </w:r>
      </w:ins>
    </w:p>
    <w:p w:rsidR="00000000" w:rsidDel="00000000" w:rsidP="00000000" w:rsidRDefault="00000000" w:rsidRPr="00000000" w14:paraId="0000010A">
      <w:pPr>
        <w:widowControl w:val="1"/>
        <w:numPr>
          <w:ilvl w:val="0"/>
          <w:numId w:val="6"/>
        </w:numPr>
        <w:spacing w:after="40" w:before="40" w:line="288" w:lineRule="auto"/>
        <w:ind w:left="0" w:firstLine="567"/>
        <w:rPr>
          <w:ins w:author="LINH Cao Thuy" w:id="38" w:date="2025-03-17T10:15:00Z"/>
        </w:rPr>
      </w:pPr>
      <w:ins w:author="LINH Cao Thuy" w:id="38" w:date="2025-03-17T10:15:00Z">
        <w:r w:rsidDel="00000000" w:rsidR="00000000" w:rsidRPr="00000000">
          <w:rPr>
            <w:rtl w:val="0"/>
          </w:rPr>
          <w:t xml:space="preserve">Áp suất/Nhiệt độ hơi sau tái nhiệt (BMCR):</w:t>
          <w:tab/>
          <w:t xml:space="preserve">54,3 (kg/cm</w:t>
        </w:r>
        <w:r w:rsidDel="00000000" w:rsidR="00000000" w:rsidRPr="00000000">
          <w:rPr>
            <w:vertAlign w:val="superscript"/>
            <w:rtl w:val="0"/>
          </w:rPr>
          <w:t xml:space="preserve">2</w:t>
        </w:r>
        <w:r w:rsidDel="00000000" w:rsidR="00000000" w:rsidRPr="00000000">
          <w:rPr>
            <w:rtl w:val="0"/>
          </w:rPr>
          <w:t xml:space="preserve">g)/568 °C</w:t>
        </w:r>
      </w:ins>
    </w:p>
    <w:p w:rsidR="00000000" w:rsidDel="00000000" w:rsidP="00000000" w:rsidRDefault="00000000" w:rsidRPr="00000000" w14:paraId="0000010B">
      <w:pPr>
        <w:widowControl w:val="1"/>
        <w:numPr>
          <w:ilvl w:val="0"/>
          <w:numId w:val="6"/>
        </w:numPr>
        <w:spacing w:after="40" w:before="40" w:line="288" w:lineRule="auto"/>
        <w:ind w:left="0" w:firstLine="567"/>
        <w:rPr>
          <w:ins w:author="LINH Cao Thuy" w:id="38" w:date="2025-03-17T10:15:00Z"/>
        </w:rPr>
      </w:pPr>
      <w:ins w:author="LINH Cao Thuy" w:id="38" w:date="2025-03-17T10:15:00Z">
        <w:r w:rsidDel="00000000" w:rsidR="00000000" w:rsidRPr="00000000">
          <w:rPr>
            <w:rtl w:val="0"/>
          </w:rPr>
          <w:t xml:space="preserve">Nhiệt độ nước cấp:</w:t>
          <w:tab/>
          <w:tab/>
          <w:tab/>
          <w:tab/>
          <w:tab/>
          <w:t xml:space="preserve">291,6 °C</w:t>
        </w:r>
      </w:ins>
    </w:p>
    <w:p w:rsidR="00000000" w:rsidDel="00000000" w:rsidP="00000000" w:rsidRDefault="00000000" w:rsidRPr="00000000" w14:paraId="0000010C">
      <w:pPr>
        <w:widowControl w:val="1"/>
        <w:numPr>
          <w:ilvl w:val="0"/>
          <w:numId w:val="6"/>
        </w:numPr>
        <w:spacing w:after="40" w:before="40" w:line="288" w:lineRule="auto"/>
        <w:ind w:left="0" w:firstLine="567"/>
        <w:rPr>
          <w:ins w:author="LINH Cao Thuy" w:id="38" w:date="2025-03-17T10:15:00Z"/>
        </w:rPr>
      </w:pPr>
      <w:ins w:author="LINH Cao Thuy" w:id="38" w:date="2025-03-17T10:15:00Z">
        <w:r w:rsidDel="00000000" w:rsidR="00000000" w:rsidRPr="00000000">
          <w:rPr>
            <w:rtl w:val="0"/>
          </w:rPr>
          <w:t xml:space="preserve">Hiệu suất lò hơi HHV (BMCR): </w:t>
          <w:tab/>
          <w:tab/>
          <w:tab/>
          <w:t xml:space="preserve">86,11 % </w:t>
        </w:r>
      </w:ins>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40" w:date="2025-03-17T10:17: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40" w:date="2025-03-17T10:17:00Z">
        <w:r w:rsidDel="00000000" w:rsidR="00000000" w:rsidRPr="00000000">
          <w:rPr>
            <w:rtl w:val="0"/>
          </w:rPr>
        </w:r>
      </w:del>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40" w:date="2025-03-17T10:17: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40" w:date="2025-03-17T10:1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Lò hơi gồm các hệ thống và bộ phận như sau:</w:delText>
        </w:r>
      </w:del>
    </w:p>
    <w:p w:rsidR="00000000" w:rsidDel="00000000" w:rsidP="00000000" w:rsidRDefault="00000000" w:rsidRPr="00000000" w14:paraId="0000010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40" w:date="2025-03-17T10:17:00Z"/>
          <w:b w:val="0"/>
          <w:bCs w:val="0"/>
          <w:i w:val="0"/>
          <w:iCs w:val="0"/>
          <w:smallCaps w:val="0"/>
          <w:strike w:val="0"/>
          <w:color w:val="000000"/>
          <w:sz w:val="26"/>
          <w:szCs w:val="26"/>
          <w:u w:val="none"/>
          <w:shd w:fill="auto" w:val="clear"/>
          <w:vertAlign w:val="baseline"/>
        </w:rPr>
      </w:pPr>
      <w:del w:author="LINH Cao Thuy" w:id="40" w:date="2025-03-17T10:1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Hệ thống khởi động;</w:delText>
        </w:r>
      </w:del>
    </w:p>
    <w:p w:rsidR="00000000" w:rsidDel="00000000" w:rsidP="00000000" w:rsidRDefault="00000000" w:rsidRPr="00000000" w14:paraId="0000011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40" w:date="2025-03-17T10:17:00Z"/>
          <w:b w:val="0"/>
          <w:bCs w:val="0"/>
          <w:i w:val="0"/>
          <w:iCs w:val="0"/>
          <w:smallCaps w:val="0"/>
          <w:strike w:val="0"/>
          <w:color w:val="000000"/>
          <w:sz w:val="26"/>
          <w:szCs w:val="26"/>
          <w:u w:val="none"/>
          <w:shd w:fill="auto" w:val="clear"/>
          <w:vertAlign w:val="baseline"/>
        </w:rPr>
      </w:pPr>
      <w:del w:author="LINH Cao Thuy" w:id="40" w:date="2025-03-17T10:1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Phần áp lực và buồng lửa;</w:delText>
        </w:r>
      </w:del>
    </w:p>
    <w:p w:rsidR="00000000" w:rsidDel="00000000" w:rsidP="00000000" w:rsidRDefault="00000000" w:rsidRPr="00000000" w14:paraId="0000011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40" w:date="2025-03-17T10:17:00Z"/>
          <w:b w:val="0"/>
          <w:bCs w:val="0"/>
          <w:i w:val="0"/>
          <w:iCs w:val="0"/>
          <w:smallCaps w:val="0"/>
          <w:strike w:val="0"/>
          <w:color w:val="000000"/>
          <w:sz w:val="26"/>
          <w:szCs w:val="26"/>
          <w:u w:val="none"/>
          <w:shd w:fill="auto" w:val="clear"/>
          <w:vertAlign w:val="baseline"/>
        </w:rPr>
      </w:pPr>
      <w:del w:author="LINH Cao Thuy" w:id="40" w:date="2025-03-17T10:1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Hệ thống khói - gió;</w:delText>
        </w:r>
      </w:del>
    </w:p>
    <w:p w:rsidR="00000000" w:rsidDel="00000000" w:rsidP="00000000" w:rsidRDefault="00000000" w:rsidRPr="00000000" w14:paraId="0000011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40" w:date="2025-03-17T10:17:00Z"/>
          <w:b w:val="0"/>
          <w:bCs w:val="0"/>
          <w:i w:val="0"/>
          <w:iCs w:val="0"/>
          <w:smallCaps w:val="0"/>
          <w:strike w:val="0"/>
          <w:color w:val="000000"/>
          <w:sz w:val="26"/>
          <w:szCs w:val="26"/>
          <w:u w:val="none"/>
          <w:shd w:fill="auto" w:val="clear"/>
          <w:vertAlign w:val="baseline"/>
        </w:rPr>
      </w:pPr>
      <w:del w:author="LINH Cao Thuy" w:id="40" w:date="2025-03-17T10:1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Hệ thống chuẩn bị nhiên liệu than bột;</w:delText>
        </w:r>
      </w:del>
    </w:p>
    <w:p w:rsidR="00000000" w:rsidDel="00000000" w:rsidP="00000000" w:rsidRDefault="00000000" w:rsidRPr="00000000" w14:paraId="0000011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40" w:date="2025-03-17T10:17:00Z"/>
          <w:b w:val="0"/>
          <w:bCs w:val="0"/>
          <w:i w:val="0"/>
          <w:iCs w:val="0"/>
          <w:smallCaps w:val="0"/>
          <w:strike w:val="0"/>
          <w:color w:val="000000"/>
          <w:sz w:val="26"/>
          <w:szCs w:val="26"/>
          <w:u w:val="none"/>
          <w:shd w:fill="auto" w:val="clear"/>
          <w:vertAlign w:val="baseline"/>
        </w:rPr>
      </w:pPr>
      <w:del w:author="LINH Cao Thuy" w:id="40" w:date="2025-03-17T10:1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Hệ thống đốt nhiên liệu;</w:delText>
        </w:r>
      </w:del>
    </w:p>
    <w:p w:rsidR="00000000" w:rsidDel="00000000" w:rsidP="00000000" w:rsidRDefault="00000000" w:rsidRPr="00000000" w14:paraId="0000011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40" w:date="2025-03-17T10:17:00Z"/>
          <w:b w:val="0"/>
          <w:bCs w:val="0"/>
          <w:i w:val="0"/>
          <w:iCs w:val="0"/>
          <w:smallCaps w:val="0"/>
          <w:strike w:val="0"/>
          <w:color w:val="000000"/>
          <w:sz w:val="26"/>
          <w:szCs w:val="26"/>
          <w:u w:val="none"/>
          <w:shd w:fill="auto" w:val="clear"/>
          <w:vertAlign w:val="baseline"/>
        </w:rPr>
      </w:pPr>
      <w:del w:author="LINH Cao Thuy" w:id="40" w:date="2025-03-17T10:1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Tường bao lò hơi;</w:delText>
        </w:r>
      </w:del>
    </w:p>
    <w:p w:rsidR="00000000" w:rsidDel="00000000" w:rsidP="00000000" w:rsidRDefault="00000000" w:rsidRPr="00000000" w14:paraId="0000011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40" w:date="2025-03-17T10:17:00Z"/>
          <w:b w:val="0"/>
          <w:bCs w:val="0"/>
          <w:i w:val="0"/>
          <w:iCs w:val="0"/>
          <w:smallCaps w:val="0"/>
          <w:strike w:val="0"/>
          <w:color w:val="000000"/>
          <w:sz w:val="26"/>
          <w:szCs w:val="26"/>
          <w:u w:val="none"/>
          <w:shd w:fill="auto" w:val="clear"/>
          <w:vertAlign w:val="baseline"/>
        </w:rPr>
      </w:pPr>
      <w:del w:author="LINH Cao Thuy" w:id="40" w:date="2025-03-17T10:1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Hệ thống thổi bụi và làm sạch buồng đốt;</w:delText>
        </w:r>
      </w:del>
    </w:p>
    <w:p w:rsidR="00000000" w:rsidDel="00000000" w:rsidP="00000000" w:rsidRDefault="00000000" w:rsidRPr="00000000" w14:paraId="000001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40" w:date="2025-03-17T10:17:00Z"/>
          <w:b w:val="0"/>
          <w:bCs w:val="0"/>
          <w:i w:val="0"/>
          <w:iCs w:val="0"/>
          <w:smallCaps w:val="0"/>
          <w:strike w:val="0"/>
          <w:color w:val="000000"/>
          <w:sz w:val="26"/>
          <w:szCs w:val="26"/>
          <w:u w:val="none"/>
          <w:shd w:fill="auto" w:val="clear"/>
          <w:vertAlign w:val="baseline"/>
        </w:rPr>
      </w:pPr>
      <w:del w:author="LINH Cao Thuy" w:id="40" w:date="2025-03-17T10:1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Hệ thống khung lò hơi;</w:delText>
        </w:r>
      </w:del>
    </w:p>
    <w:p w:rsidR="00000000" w:rsidDel="00000000" w:rsidP="00000000" w:rsidRDefault="00000000" w:rsidRPr="00000000" w14:paraId="0000011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40" w:date="2025-03-17T10:17:00Z"/>
          <w:b w:val="0"/>
          <w:bCs w:val="0"/>
          <w:i w:val="0"/>
          <w:iCs w:val="0"/>
          <w:smallCaps w:val="0"/>
          <w:strike w:val="0"/>
          <w:color w:val="000000"/>
          <w:sz w:val="26"/>
          <w:szCs w:val="26"/>
          <w:u w:val="none"/>
          <w:shd w:fill="auto" w:val="clear"/>
          <w:vertAlign w:val="baseline"/>
        </w:rPr>
      </w:pPr>
      <w:del w:author="LINH Cao Thuy" w:id="40" w:date="2025-03-17T10:1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Hệ thống đốt nóng không khí.</w:delText>
        </w:r>
      </w:del>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40" w:date="2025-03-17T10:17: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40" w:date="2025-03-17T10:1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Thông số và đặc điểm kỹ thuật của lò hơi như sau:</w:delText>
        </w:r>
      </w:del>
    </w:p>
    <w:p w:rsidR="00000000" w:rsidDel="00000000" w:rsidP="00000000" w:rsidRDefault="00000000" w:rsidRPr="00000000" w14:paraId="0000011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40" w:date="2025-03-17T10:17:00Z"/>
          <w:b w:val="0"/>
          <w:bCs w:val="0"/>
          <w:i w:val="0"/>
          <w:iCs w:val="0"/>
          <w:smallCaps w:val="0"/>
          <w:strike w:val="0"/>
          <w:color w:val="000000"/>
          <w:sz w:val="26"/>
          <w:szCs w:val="26"/>
          <w:u w:val="none"/>
          <w:shd w:fill="auto" w:val="clear"/>
          <w:vertAlign w:val="baseline"/>
        </w:rPr>
      </w:pPr>
      <w:del w:author="LINH Cao Thuy" w:id="40" w:date="2025-03-17T10:1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Chủng loại lò hơi:</w:delText>
          <w:tab/>
          <w:delText xml:space="preserve">Trực lưu, kiểu hai dòng khói, các vòi đốt bố trí đối diện, thông số hơi siêu tới hạn.</w:delText>
        </w:r>
      </w:del>
    </w:p>
    <w:p w:rsidR="00000000" w:rsidDel="00000000" w:rsidP="00000000" w:rsidRDefault="00000000" w:rsidRPr="00000000" w14:paraId="0000011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40" w:date="2025-03-17T10:17:00Z"/>
          <w:b w:val="0"/>
          <w:bCs w:val="0"/>
          <w:i w:val="0"/>
          <w:iCs w:val="0"/>
          <w:smallCaps w:val="0"/>
          <w:strike w:val="0"/>
          <w:color w:val="000000"/>
          <w:sz w:val="26"/>
          <w:szCs w:val="26"/>
          <w:u w:val="none"/>
          <w:shd w:fill="auto" w:val="clear"/>
          <w:vertAlign w:val="baseline"/>
        </w:rPr>
      </w:pPr>
      <w:del w:author="LINH Cao Thuy" w:id="40" w:date="2025-03-17T10:1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Số lượng lò hơi:</w:delText>
          <w:tab/>
          <w:tab/>
          <w:tab/>
          <w:tab/>
          <w:tab/>
          <w:delText xml:space="preserve">02 chiếc.</w:delText>
        </w:r>
      </w:del>
    </w:p>
    <w:p w:rsidR="00000000" w:rsidDel="00000000" w:rsidP="00000000" w:rsidRDefault="00000000" w:rsidRPr="00000000" w14:paraId="000001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40" w:date="2025-03-17T10:17:00Z"/>
          <w:b w:val="0"/>
          <w:bCs w:val="0"/>
          <w:i w:val="0"/>
          <w:iCs w:val="0"/>
          <w:smallCaps w:val="0"/>
          <w:strike w:val="0"/>
          <w:color w:val="000000"/>
          <w:sz w:val="26"/>
          <w:szCs w:val="26"/>
          <w:u w:val="none"/>
          <w:shd w:fill="auto" w:val="clear"/>
          <w:vertAlign w:val="baseline"/>
        </w:rPr>
      </w:pPr>
      <w:del w:author="LINH Cao Thuy" w:id="40" w:date="2025-03-17T10:1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Lưu lượng hơi quá nhiệt ở BMCR:</w:delText>
          <w:tab/>
          <w:tab/>
          <w:delText xml:space="preserve">2.028 Tấn/giờ.</w:delText>
        </w:r>
      </w:del>
    </w:p>
    <w:p w:rsidR="00000000" w:rsidDel="00000000" w:rsidP="00000000" w:rsidRDefault="00000000" w:rsidRPr="00000000" w14:paraId="000001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40" w:date="2025-03-17T10:17:00Z"/>
          <w:b w:val="0"/>
          <w:bCs w:val="0"/>
          <w:i w:val="0"/>
          <w:iCs w:val="0"/>
          <w:smallCaps w:val="0"/>
          <w:strike w:val="0"/>
          <w:color w:val="000000"/>
          <w:sz w:val="26"/>
          <w:szCs w:val="26"/>
          <w:u w:val="none"/>
          <w:shd w:fill="auto" w:val="clear"/>
          <w:vertAlign w:val="baseline"/>
        </w:rPr>
      </w:pPr>
      <w:del w:author="LINH Cao Thuy" w:id="40" w:date="2025-03-17T10:1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Lưu lượng hơi tái nhiệt ở BMCR:</w:delText>
          <w:tab/>
          <w:tab/>
          <w:delText xml:space="preserve">1642 Tấn/giờ.</w:delText>
        </w:r>
      </w:del>
    </w:p>
    <w:p w:rsidR="00000000" w:rsidDel="00000000" w:rsidP="00000000" w:rsidRDefault="00000000" w:rsidRPr="00000000" w14:paraId="0000011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40" w:date="2025-03-17T10:17:00Z"/>
          <w:b w:val="0"/>
          <w:bCs w:val="0"/>
          <w:i w:val="0"/>
          <w:iCs w:val="0"/>
          <w:smallCaps w:val="0"/>
          <w:strike w:val="0"/>
          <w:color w:val="000000"/>
          <w:sz w:val="26"/>
          <w:szCs w:val="26"/>
          <w:u w:val="none"/>
          <w:shd w:fill="auto" w:val="clear"/>
          <w:vertAlign w:val="baseline"/>
        </w:rPr>
      </w:pPr>
      <w:del w:author="LINH Cao Thuy" w:id="40" w:date="2025-03-17T10:1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Áp suất hơi thiết kế:</w:delText>
        </w:r>
      </w:del>
    </w:p>
    <w:p w:rsidR="00000000" w:rsidDel="00000000" w:rsidP="00000000" w:rsidRDefault="00000000" w:rsidRPr="00000000" w14:paraId="0000011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1134"/>
          <w:tab w:val="left" w:leader="none" w:pos="1418"/>
        </w:tabs>
        <w:spacing w:after="40" w:before="40" w:line="240" w:lineRule="auto"/>
        <w:ind w:left="1134" w:right="0" w:firstLine="0"/>
        <w:jc w:val="both"/>
        <w:rPr>
          <w:del w:author="LINH Cao Thuy" w:id="40" w:date="2025-03-17T10:17:00Z"/>
          <w:b w:val="0"/>
          <w:bCs w:val="0"/>
          <w:i w:val="0"/>
          <w:iCs w:val="0"/>
          <w:smallCaps w:val="0"/>
          <w:strike w:val="0"/>
          <w:color w:val="000000"/>
          <w:sz w:val="26"/>
          <w:szCs w:val="26"/>
          <w:u w:val="none"/>
          <w:shd w:fill="auto" w:val="clear"/>
          <w:vertAlign w:val="baseline"/>
        </w:rPr>
      </w:pPr>
      <w:del w:author="LINH Cao Thuy" w:id="40" w:date="2025-03-17T10:1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Đầu ra bộ quá nhiệt:</w:delText>
          <w:tab/>
          <w:tab/>
          <w:tab/>
          <w:tab/>
          <w:delText xml:space="preserve">270,8 kg/cm</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perscript"/>
            <w:rtl w:val="0"/>
          </w:rPr>
          <w:delText xml:space="preserve">2</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g.</w:delText>
        </w:r>
      </w:del>
    </w:p>
    <w:p w:rsidR="00000000" w:rsidDel="00000000" w:rsidP="00000000" w:rsidRDefault="00000000" w:rsidRPr="00000000" w14:paraId="0000011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1134"/>
          <w:tab w:val="left" w:leader="none" w:pos="1418"/>
        </w:tabs>
        <w:spacing w:after="40" w:before="40" w:line="240" w:lineRule="auto"/>
        <w:ind w:left="1134" w:right="0" w:firstLine="0"/>
        <w:jc w:val="both"/>
        <w:rPr>
          <w:del w:author="LINH Cao Thuy" w:id="40" w:date="2025-03-17T10:17:00Z"/>
          <w:b w:val="0"/>
          <w:bCs w:val="0"/>
          <w:i w:val="0"/>
          <w:iCs w:val="0"/>
          <w:smallCaps w:val="0"/>
          <w:strike w:val="0"/>
          <w:color w:val="000000"/>
          <w:sz w:val="26"/>
          <w:szCs w:val="26"/>
          <w:u w:val="none"/>
          <w:shd w:fill="auto" w:val="clear"/>
          <w:vertAlign w:val="baseline"/>
        </w:rPr>
      </w:pPr>
      <w:del w:author="LINH Cao Thuy" w:id="40" w:date="2025-03-17T10:1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Đầu ra bộ tái nhiệt:</w:delText>
          <w:tab/>
          <w:tab/>
          <w:tab/>
          <w:tab/>
          <w:delText xml:space="preserve">62,3 kg/cm</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perscript"/>
            <w:rtl w:val="0"/>
          </w:rPr>
          <w:delText xml:space="preserve">2</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g.</w:delText>
        </w:r>
      </w:del>
    </w:p>
    <w:p w:rsidR="00000000" w:rsidDel="00000000" w:rsidP="00000000" w:rsidRDefault="00000000" w:rsidRPr="00000000" w14:paraId="0000012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40" w:date="2025-03-17T10:17:00Z"/>
          <w:b w:val="0"/>
          <w:bCs w:val="0"/>
          <w:i w:val="0"/>
          <w:iCs w:val="0"/>
          <w:smallCaps w:val="0"/>
          <w:strike w:val="0"/>
          <w:color w:val="000000"/>
          <w:sz w:val="26"/>
          <w:szCs w:val="26"/>
          <w:u w:val="none"/>
          <w:shd w:fill="auto" w:val="clear"/>
          <w:vertAlign w:val="baseline"/>
        </w:rPr>
      </w:pPr>
      <w:del w:author="LINH Cao Thuy" w:id="40" w:date="2025-03-17T10:1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Áp suất hơi ở BMCR:</w:delText>
        </w:r>
      </w:del>
    </w:p>
    <w:p w:rsidR="00000000" w:rsidDel="00000000" w:rsidP="00000000" w:rsidRDefault="00000000" w:rsidRPr="00000000" w14:paraId="0000012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1134"/>
          <w:tab w:val="left" w:leader="none" w:pos="1418"/>
        </w:tabs>
        <w:spacing w:after="40" w:before="40" w:line="240" w:lineRule="auto"/>
        <w:ind w:left="1134" w:right="0" w:firstLine="0"/>
        <w:jc w:val="both"/>
        <w:rPr>
          <w:del w:author="LINH Cao Thuy" w:id="40" w:date="2025-03-17T10:17:00Z"/>
          <w:b w:val="0"/>
          <w:bCs w:val="0"/>
          <w:i w:val="0"/>
          <w:iCs w:val="0"/>
          <w:smallCaps w:val="0"/>
          <w:strike w:val="0"/>
          <w:color w:val="000000"/>
          <w:sz w:val="26"/>
          <w:szCs w:val="26"/>
          <w:u w:val="none"/>
          <w:shd w:fill="auto" w:val="clear"/>
          <w:vertAlign w:val="baseline"/>
        </w:rPr>
      </w:pPr>
      <w:del w:author="LINH Cao Thuy" w:id="40" w:date="2025-03-17T10:1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Đầu ra bộ quá nhiệt:</w:delText>
          <w:tab/>
          <w:tab/>
          <w:tab/>
          <w:tab/>
          <w:delText xml:space="preserve">255,1 kg/cm</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perscript"/>
            <w:rtl w:val="0"/>
          </w:rPr>
          <w:delText xml:space="preserve">2</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g.</w:delText>
        </w:r>
      </w:del>
    </w:p>
    <w:p w:rsidR="00000000" w:rsidDel="00000000" w:rsidP="00000000" w:rsidRDefault="00000000" w:rsidRPr="00000000" w14:paraId="0000012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1134"/>
          <w:tab w:val="left" w:leader="none" w:pos="1418"/>
        </w:tabs>
        <w:spacing w:after="40" w:before="40" w:line="240" w:lineRule="auto"/>
        <w:ind w:left="1134" w:right="0" w:firstLine="0"/>
        <w:jc w:val="both"/>
        <w:rPr>
          <w:del w:author="LINH Cao Thuy" w:id="40" w:date="2025-03-17T10:17:00Z"/>
          <w:b w:val="0"/>
          <w:bCs w:val="0"/>
          <w:i w:val="0"/>
          <w:iCs w:val="0"/>
          <w:smallCaps w:val="0"/>
          <w:strike w:val="0"/>
          <w:color w:val="000000"/>
          <w:sz w:val="26"/>
          <w:szCs w:val="26"/>
          <w:u w:val="none"/>
          <w:shd w:fill="auto" w:val="clear"/>
          <w:vertAlign w:val="baseline"/>
        </w:rPr>
      </w:pPr>
      <w:del w:author="LINH Cao Thuy" w:id="40" w:date="2025-03-17T10:1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Đầu vào bộ tái nhiệt:</w:delText>
          <w:tab/>
          <w:tab/>
          <w:tab/>
          <w:tab/>
          <w:delText xml:space="preserve">54,91 kg/cm</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perscript"/>
            <w:rtl w:val="0"/>
          </w:rPr>
          <w:delText xml:space="preserve">2</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g.</w:delText>
        </w:r>
      </w:del>
    </w:p>
    <w:p w:rsidR="00000000" w:rsidDel="00000000" w:rsidP="00000000" w:rsidRDefault="00000000" w:rsidRPr="00000000" w14:paraId="0000012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1134"/>
          <w:tab w:val="left" w:leader="none" w:pos="1418"/>
        </w:tabs>
        <w:spacing w:after="40" w:before="40" w:line="240" w:lineRule="auto"/>
        <w:ind w:left="1134" w:right="0" w:firstLine="0"/>
        <w:jc w:val="both"/>
        <w:rPr>
          <w:del w:author="LINH Cao Thuy" w:id="40" w:date="2025-03-17T10:17:00Z"/>
          <w:b w:val="0"/>
          <w:bCs w:val="0"/>
          <w:i w:val="0"/>
          <w:iCs w:val="0"/>
          <w:smallCaps w:val="0"/>
          <w:strike w:val="0"/>
          <w:color w:val="000000"/>
          <w:sz w:val="26"/>
          <w:szCs w:val="26"/>
          <w:u w:val="none"/>
          <w:shd w:fill="auto" w:val="clear"/>
          <w:vertAlign w:val="baseline"/>
        </w:rPr>
      </w:pPr>
      <w:del w:author="LINH Cao Thuy" w:id="40" w:date="2025-03-17T10:1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Đầu ra bộ tái nhiệt:</w:delText>
          <w:tab/>
          <w:tab/>
          <w:tab/>
          <w:tab/>
          <w:delText xml:space="preserve">52,57 kg/cm</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perscript"/>
            <w:rtl w:val="0"/>
          </w:rPr>
          <w:delText xml:space="preserve">2</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g.</w:delText>
        </w:r>
      </w:del>
    </w:p>
    <w:p w:rsidR="00000000" w:rsidDel="00000000" w:rsidP="00000000" w:rsidRDefault="00000000" w:rsidRPr="00000000" w14:paraId="0000012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40" w:date="2025-03-17T10:17:00Z"/>
          <w:b w:val="0"/>
          <w:bCs w:val="0"/>
          <w:i w:val="0"/>
          <w:iCs w:val="0"/>
          <w:smallCaps w:val="0"/>
          <w:strike w:val="0"/>
          <w:color w:val="000000"/>
          <w:sz w:val="26"/>
          <w:szCs w:val="26"/>
          <w:u w:val="none"/>
          <w:shd w:fill="auto" w:val="clear"/>
          <w:vertAlign w:val="baseline"/>
        </w:rPr>
      </w:pPr>
      <w:del w:author="LINH Cao Thuy" w:id="40" w:date="2025-03-17T10:1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Nhiệt độ hơi tại BMCR:</w:delText>
        </w:r>
      </w:del>
    </w:p>
    <w:p w:rsidR="00000000" w:rsidDel="00000000" w:rsidP="00000000" w:rsidRDefault="00000000" w:rsidRPr="00000000" w14:paraId="0000012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1418"/>
        </w:tabs>
        <w:spacing w:after="40" w:before="40" w:line="240" w:lineRule="auto"/>
        <w:ind w:left="1134" w:right="0" w:firstLine="0"/>
        <w:jc w:val="both"/>
        <w:rPr>
          <w:del w:author="LINH Cao Thuy" w:id="40" w:date="2025-03-17T10:17:00Z"/>
          <w:b w:val="0"/>
          <w:bCs w:val="0"/>
          <w:i w:val="0"/>
          <w:iCs w:val="0"/>
          <w:smallCaps w:val="0"/>
          <w:strike w:val="0"/>
          <w:color w:val="000000"/>
          <w:sz w:val="26"/>
          <w:szCs w:val="26"/>
          <w:u w:val="none"/>
          <w:shd w:fill="auto" w:val="clear"/>
          <w:vertAlign w:val="baseline"/>
        </w:rPr>
      </w:pPr>
      <w:del w:author="LINH Cao Thuy" w:id="40" w:date="2025-03-17T10:1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Đầu ra bộ quá nhiệt:</w:delText>
          <w:tab/>
          <w:tab/>
          <w:tab/>
          <w:tab/>
          <w:delText xml:space="preserve">569</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perscript"/>
            <w:rtl w:val="0"/>
          </w:rPr>
          <w:delText xml:space="preserve">0</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C.</w:delText>
        </w:r>
      </w:del>
    </w:p>
    <w:p w:rsidR="00000000" w:rsidDel="00000000" w:rsidP="00000000" w:rsidRDefault="00000000" w:rsidRPr="00000000" w14:paraId="0000012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1418"/>
        </w:tabs>
        <w:spacing w:after="40" w:before="40" w:line="240" w:lineRule="auto"/>
        <w:ind w:left="1134" w:right="0" w:firstLine="0"/>
        <w:jc w:val="both"/>
        <w:rPr>
          <w:del w:author="LINH Cao Thuy" w:id="40" w:date="2025-03-17T10:17:00Z"/>
          <w:b w:val="0"/>
          <w:bCs w:val="0"/>
          <w:i w:val="0"/>
          <w:iCs w:val="0"/>
          <w:smallCaps w:val="0"/>
          <w:strike w:val="0"/>
          <w:color w:val="000000"/>
          <w:sz w:val="26"/>
          <w:szCs w:val="26"/>
          <w:u w:val="none"/>
          <w:shd w:fill="auto" w:val="clear"/>
          <w:vertAlign w:val="baseline"/>
        </w:rPr>
      </w:pPr>
      <w:del w:author="LINH Cao Thuy" w:id="40" w:date="2025-03-17T10:1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Đầu vào bộ tái nhiệt:</w:delText>
          <w:tab/>
          <w:tab/>
          <w:tab/>
          <w:tab/>
          <w:delText xml:space="preserve">344</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perscript"/>
            <w:rtl w:val="0"/>
          </w:rPr>
          <w:delText xml:space="preserve">0</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C.</w:delText>
        </w:r>
      </w:del>
    </w:p>
    <w:p w:rsidR="00000000" w:rsidDel="00000000" w:rsidP="00000000" w:rsidRDefault="00000000" w:rsidRPr="00000000" w14:paraId="0000012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1418"/>
        </w:tabs>
        <w:spacing w:after="40" w:before="40" w:line="240" w:lineRule="auto"/>
        <w:ind w:left="1134" w:right="0" w:firstLine="0"/>
        <w:jc w:val="both"/>
        <w:rPr>
          <w:del w:author="LINH Cao Thuy" w:id="40" w:date="2025-03-17T10:17:00Z"/>
          <w:b w:val="0"/>
          <w:bCs w:val="0"/>
          <w:i w:val="0"/>
          <w:iCs w:val="0"/>
          <w:smallCaps w:val="0"/>
          <w:strike w:val="0"/>
          <w:color w:val="000000"/>
          <w:sz w:val="26"/>
          <w:szCs w:val="26"/>
          <w:u w:val="none"/>
          <w:shd w:fill="auto" w:val="clear"/>
          <w:vertAlign w:val="baseline"/>
        </w:rPr>
      </w:pPr>
      <w:del w:author="LINH Cao Thuy" w:id="40" w:date="2025-03-17T10:1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Đầu ra bộ tái nhiệt:</w:delText>
          <w:tab/>
          <w:tab/>
          <w:tab/>
          <w:tab/>
          <w:delText xml:space="preserve">569</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perscript"/>
            <w:rtl w:val="0"/>
          </w:rPr>
          <w:delText xml:space="preserve">0</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C.</w:delText>
        </w:r>
      </w:del>
    </w:p>
    <w:p w:rsidR="00000000" w:rsidDel="00000000" w:rsidP="00000000" w:rsidRDefault="00000000" w:rsidRPr="00000000" w14:paraId="000001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40" w:date="2025-03-17T10:17:00Z"/>
          <w:b w:val="0"/>
          <w:bCs w:val="0"/>
          <w:i w:val="0"/>
          <w:iCs w:val="0"/>
          <w:smallCaps w:val="0"/>
          <w:strike w:val="0"/>
          <w:color w:val="000000"/>
          <w:sz w:val="26"/>
          <w:szCs w:val="26"/>
          <w:u w:val="none"/>
          <w:shd w:fill="auto" w:val="clear"/>
          <w:vertAlign w:val="baseline"/>
        </w:rPr>
      </w:pPr>
      <w:del w:author="LINH Cao Thuy" w:id="40" w:date="2025-03-17T10:1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Thông số nước cấp tại BMCR:</w:delText>
        </w:r>
      </w:del>
    </w:p>
    <w:p w:rsidR="00000000" w:rsidDel="00000000" w:rsidP="00000000" w:rsidRDefault="00000000" w:rsidRPr="00000000" w14:paraId="0000012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1418"/>
        </w:tabs>
        <w:spacing w:after="40" w:before="40" w:line="240" w:lineRule="auto"/>
        <w:ind w:left="1134" w:right="0" w:firstLine="0"/>
        <w:jc w:val="both"/>
        <w:rPr>
          <w:del w:author="LINH Cao Thuy" w:id="40" w:date="2025-03-17T10:17:00Z"/>
          <w:b w:val="0"/>
          <w:bCs w:val="0"/>
          <w:i w:val="0"/>
          <w:iCs w:val="0"/>
          <w:smallCaps w:val="0"/>
          <w:strike w:val="0"/>
          <w:color w:val="000000"/>
          <w:sz w:val="26"/>
          <w:szCs w:val="26"/>
          <w:u w:val="none"/>
          <w:shd w:fill="auto" w:val="clear"/>
          <w:vertAlign w:val="baseline"/>
        </w:rPr>
      </w:pPr>
      <w:del w:author="LINH Cao Thuy" w:id="40" w:date="2025-03-17T10:1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Lưu lượng:</w:delText>
          <w:tab/>
          <w:tab/>
          <w:tab/>
          <w:tab/>
          <w:tab/>
          <w:delText xml:space="preserve">2.028 Tấn/giờ</w:delText>
        </w:r>
      </w:del>
    </w:p>
    <w:p w:rsidR="00000000" w:rsidDel="00000000" w:rsidP="00000000" w:rsidRDefault="00000000" w:rsidRPr="00000000" w14:paraId="0000012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1418"/>
        </w:tabs>
        <w:spacing w:after="40" w:before="40" w:line="240" w:lineRule="auto"/>
        <w:ind w:left="1134" w:right="0" w:firstLine="0"/>
        <w:jc w:val="both"/>
        <w:rPr>
          <w:del w:author="LINH Cao Thuy" w:id="40" w:date="2025-03-17T10:17:00Z"/>
          <w:b w:val="0"/>
          <w:bCs w:val="0"/>
          <w:i w:val="0"/>
          <w:iCs w:val="0"/>
          <w:smallCaps w:val="0"/>
          <w:strike w:val="0"/>
          <w:color w:val="000000"/>
          <w:sz w:val="26"/>
          <w:szCs w:val="26"/>
          <w:u w:val="none"/>
          <w:shd w:fill="auto" w:val="clear"/>
          <w:vertAlign w:val="baseline"/>
        </w:rPr>
      </w:pPr>
      <w:del w:author="LINH Cao Thuy" w:id="40" w:date="2025-03-17T10:1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Áp lực:</w:delText>
          <w:tab/>
          <w:tab/>
          <w:tab/>
          <w:tab/>
          <w:tab/>
          <w:delText xml:space="preserve">301,8 kg/cm</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perscript"/>
            <w:rtl w:val="0"/>
          </w:rPr>
          <w:delText xml:space="preserve">2</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g.</w:delText>
        </w:r>
      </w:del>
    </w:p>
    <w:p w:rsidR="00000000" w:rsidDel="00000000" w:rsidP="00000000" w:rsidRDefault="00000000" w:rsidRPr="00000000" w14:paraId="0000012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1418"/>
        </w:tabs>
        <w:spacing w:after="40" w:before="40" w:line="240" w:lineRule="auto"/>
        <w:ind w:left="1134" w:right="0" w:firstLine="0"/>
        <w:jc w:val="both"/>
        <w:rPr>
          <w:del w:author="LINH Cao Thuy" w:id="40" w:date="2025-03-17T10:17:00Z"/>
          <w:b w:val="0"/>
          <w:bCs w:val="0"/>
          <w:i w:val="0"/>
          <w:iCs w:val="0"/>
          <w:smallCaps w:val="0"/>
          <w:strike w:val="0"/>
          <w:color w:val="000000"/>
          <w:sz w:val="26"/>
          <w:szCs w:val="26"/>
          <w:u w:val="none"/>
          <w:shd w:fill="auto" w:val="clear"/>
          <w:vertAlign w:val="baseline"/>
        </w:rPr>
      </w:pPr>
      <w:del w:author="LINH Cao Thuy" w:id="40" w:date="2025-03-17T10:1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Nhiệt độ:</w:delText>
          <w:tab/>
          <w:tab/>
          <w:tab/>
          <w:tab/>
          <w:tab/>
          <w:delText xml:space="preserve">292</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perscript"/>
            <w:rtl w:val="0"/>
          </w:rPr>
          <w:delText xml:space="preserve">0</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C.</w:delText>
        </w:r>
      </w:del>
    </w:p>
    <w:p w:rsidR="00000000" w:rsidDel="00000000" w:rsidP="00000000" w:rsidRDefault="00000000" w:rsidRPr="00000000" w14:paraId="0000012C">
      <w:pPr>
        <w:spacing w:after="40" w:before="40" w:line="288" w:lineRule="auto"/>
        <w:ind w:firstLine="720"/>
        <w:rPr>
          <w:ins w:author="LINH Cao Thuy" w:id="40" w:date="2025-03-17T10:17:00Z"/>
        </w:rPr>
      </w:pPr>
      <w:ins w:author="LINH Cao Thuy" w:id="40" w:date="2025-03-17T10:17:00Z">
        <w:r w:rsidDel="00000000" w:rsidR="00000000" w:rsidRPr="00000000">
          <w:rPr>
            <w:rtl w:val="0"/>
          </w:rPr>
          <w:t xml:space="preserve">b) Tuabin</w:t>
        </w:r>
      </w:ins>
    </w:p>
    <w:p w:rsidR="00000000" w:rsidDel="00000000" w:rsidP="00000000" w:rsidRDefault="00000000" w:rsidRPr="00000000" w14:paraId="0000012D">
      <w:pPr>
        <w:spacing w:after="40" w:before="40" w:line="288" w:lineRule="auto"/>
        <w:ind w:firstLine="709"/>
        <w:rPr>
          <w:ins w:author="LINH Cao Thuy" w:id="40" w:date="2025-03-17T10:17:00Z"/>
        </w:rPr>
      </w:pPr>
      <w:ins w:author="LINH Cao Thuy" w:id="40" w:date="2025-03-17T10:17:00Z">
        <w:r w:rsidDel="00000000" w:rsidR="00000000" w:rsidRPr="00000000">
          <w:rPr>
            <w:rtl w:val="0"/>
          </w:rPr>
          <w:t xml:space="preserve">Loại tuabin ngưng hơi, thông số hơi siêu tới hạn, 01 cấp tái nhiệt, cấu trúc đa thân đồng trục, 04 dòng xả. Các thông số chính của 01 tuabin ở chế độ vận hành 100% tải:</w:t>
        </w:r>
      </w:ins>
    </w:p>
    <w:p w:rsidR="00000000" w:rsidDel="00000000" w:rsidP="00000000" w:rsidRDefault="00000000" w:rsidRPr="00000000" w14:paraId="0000012E">
      <w:pPr>
        <w:widowControl w:val="1"/>
        <w:numPr>
          <w:ilvl w:val="0"/>
          <w:numId w:val="6"/>
        </w:numPr>
        <w:tabs>
          <w:tab w:val="left" w:leader="none" w:pos="851"/>
        </w:tabs>
        <w:spacing w:after="40" w:before="40" w:line="288" w:lineRule="auto"/>
        <w:ind w:left="0" w:firstLine="709"/>
        <w:rPr>
          <w:ins w:author="LINH Cao Thuy" w:id="40" w:date="2025-03-17T10:17:00Z"/>
        </w:rPr>
      </w:pPr>
      <w:ins w:author="LINH Cao Thuy" w:id="40" w:date="2025-03-17T10:17:00Z">
        <w:r w:rsidDel="00000000" w:rsidR="00000000" w:rsidRPr="00000000">
          <w:rPr>
            <w:rtl w:val="0"/>
          </w:rPr>
          <w:t xml:space="preserve"> Công suất định mức: </w:t>
          <w:tab/>
          <w:tab/>
          <w:tab/>
          <w:tab/>
          <w:t xml:space="preserve">665 MW</w:t>
        </w:r>
      </w:ins>
    </w:p>
    <w:p w:rsidR="00000000" w:rsidDel="00000000" w:rsidP="00000000" w:rsidRDefault="00000000" w:rsidRPr="00000000" w14:paraId="0000012F">
      <w:pPr>
        <w:widowControl w:val="1"/>
        <w:numPr>
          <w:ilvl w:val="0"/>
          <w:numId w:val="6"/>
        </w:numPr>
        <w:tabs>
          <w:tab w:val="left" w:leader="none" w:pos="851"/>
        </w:tabs>
        <w:spacing w:after="40" w:before="40" w:line="288" w:lineRule="auto"/>
        <w:ind w:left="0" w:firstLine="709"/>
        <w:rPr>
          <w:ins w:author="LINH Cao Thuy" w:id="40" w:date="2025-03-17T10:17:00Z"/>
        </w:rPr>
      </w:pPr>
      <w:ins w:author="LINH Cao Thuy" w:id="40" w:date="2025-03-17T10:17:00Z">
        <w:r w:rsidDel="00000000" w:rsidR="00000000" w:rsidRPr="00000000">
          <w:rPr>
            <w:rtl w:val="0"/>
          </w:rPr>
          <w:t xml:space="preserve"> Áp suất/nhiệt độ hơi chính:</w:t>
          <w:tab/>
          <w:tab/>
          <w:tab/>
          <w:t xml:space="preserve">247,1 kg/cm</w:t>
        </w:r>
        <w:r w:rsidDel="00000000" w:rsidR="00000000" w:rsidRPr="00000000">
          <w:rPr>
            <w:vertAlign w:val="superscript"/>
            <w:rtl w:val="0"/>
          </w:rPr>
          <w:t xml:space="preserve">2</w:t>
        </w:r>
        <w:r w:rsidDel="00000000" w:rsidR="00000000" w:rsidRPr="00000000">
          <w:rPr>
            <w:rtl w:val="0"/>
          </w:rPr>
          <w:t xml:space="preserve"> / 566°C</w:t>
        </w:r>
      </w:ins>
    </w:p>
    <w:p w:rsidR="00000000" w:rsidDel="00000000" w:rsidP="00000000" w:rsidRDefault="00000000" w:rsidRPr="00000000" w14:paraId="00000130">
      <w:pPr>
        <w:widowControl w:val="1"/>
        <w:numPr>
          <w:ilvl w:val="0"/>
          <w:numId w:val="6"/>
        </w:numPr>
        <w:tabs>
          <w:tab w:val="left" w:leader="none" w:pos="851"/>
        </w:tabs>
        <w:spacing w:after="40" w:before="40" w:line="288" w:lineRule="auto"/>
        <w:ind w:left="0" w:firstLine="709"/>
        <w:rPr>
          <w:ins w:author="LINH Cao Thuy" w:id="40" w:date="2025-03-17T10:17:00Z"/>
        </w:rPr>
      </w:pPr>
      <w:ins w:author="LINH Cao Thuy" w:id="40" w:date="2025-03-17T10:17:00Z">
        <w:r w:rsidDel="00000000" w:rsidR="00000000" w:rsidRPr="00000000">
          <w:rPr>
            <w:rtl w:val="0"/>
          </w:rPr>
          <w:t xml:space="preserve">Tốc độ quay: </w:t>
          <w:tab/>
          <w:tab/>
          <w:tab/>
          <w:tab/>
          <w:tab/>
          <w:t xml:space="preserve">3.000 vòng/phút</w:t>
        </w:r>
      </w:ins>
    </w:p>
    <w:p w:rsidR="00000000" w:rsidDel="00000000" w:rsidP="00000000" w:rsidRDefault="00000000" w:rsidRPr="00000000" w14:paraId="00000131">
      <w:pPr>
        <w:widowControl w:val="1"/>
        <w:numPr>
          <w:ilvl w:val="0"/>
          <w:numId w:val="6"/>
        </w:numPr>
        <w:tabs>
          <w:tab w:val="left" w:leader="none" w:pos="851"/>
        </w:tabs>
        <w:spacing w:after="40" w:before="40" w:line="288" w:lineRule="auto"/>
        <w:ind w:left="0" w:firstLine="709"/>
        <w:rPr>
          <w:ins w:author="LINH Cao Thuy" w:id="40" w:date="2025-03-17T10:17:00Z"/>
        </w:rPr>
      </w:pPr>
      <w:ins w:author="LINH Cao Thuy" w:id="40" w:date="2025-03-17T10:17:00Z">
        <w:r w:rsidDel="00000000" w:rsidR="00000000" w:rsidRPr="00000000">
          <w:rPr>
            <w:rtl w:val="0"/>
          </w:rPr>
          <w:t xml:space="preserve">Nhiệt độ nước làm mát:</w:t>
          <w:tab/>
          <w:tab/>
          <w:tab/>
          <w:tab/>
          <w:t xml:space="preserve">25,4 </w:t>
        </w:r>
        <w:r w:rsidDel="00000000" w:rsidR="00000000" w:rsidRPr="00000000">
          <w:rPr>
            <w:vertAlign w:val="superscript"/>
            <w:rtl w:val="0"/>
          </w:rPr>
          <w:t xml:space="preserve">o</w:t>
        </w:r>
        <w:r w:rsidDel="00000000" w:rsidR="00000000" w:rsidRPr="00000000">
          <w:rPr>
            <w:rtl w:val="0"/>
          </w:rPr>
          <w:t xml:space="preserve">C</w:t>
        </w:r>
      </w:ins>
    </w:p>
    <w:p w:rsidR="00000000" w:rsidDel="00000000" w:rsidP="00000000" w:rsidRDefault="00000000" w:rsidRPr="00000000" w14:paraId="00000132">
      <w:pPr>
        <w:widowControl w:val="1"/>
        <w:numPr>
          <w:ilvl w:val="0"/>
          <w:numId w:val="6"/>
        </w:numPr>
        <w:tabs>
          <w:tab w:val="left" w:leader="none" w:pos="851"/>
        </w:tabs>
        <w:spacing w:after="40" w:before="40" w:line="288" w:lineRule="auto"/>
        <w:ind w:left="0" w:firstLine="709"/>
        <w:rPr>
          <w:ins w:author="LINH Cao Thuy" w:id="40" w:date="2025-03-17T10:17:00Z"/>
        </w:rPr>
      </w:pPr>
      <w:ins w:author="LINH Cao Thuy" w:id="40" w:date="2025-03-17T10:17:00Z">
        <w:r w:rsidDel="00000000" w:rsidR="00000000" w:rsidRPr="00000000">
          <w:rPr>
            <w:rtl w:val="0"/>
          </w:rPr>
          <w:t xml:space="preserve">Số cửa trích hơi: 08 cửa trích (03 cửa trích gia nhiệt cao áp, 04 cửa trích gia nhiệt hạ áp và 01 cửa trích cho bình khử khí)</w:t>
        </w:r>
      </w:ins>
    </w:p>
    <w:p w:rsidR="00000000" w:rsidDel="00000000" w:rsidP="00000000" w:rsidRDefault="00000000" w:rsidRPr="00000000" w14:paraId="00000133">
      <w:pPr>
        <w:widowControl w:val="1"/>
        <w:numPr>
          <w:ilvl w:val="0"/>
          <w:numId w:val="6"/>
        </w:numPr>
        <w:tabs>
          <w:tab w:val="left" w:leader="none" w:pos="851"/>
        </w:tabs>
        <w:spacing w:after="40" w:before="40" w:line="288" w:lineRule="auto"/>
        <w:ind w:left="0" w:firstLine="709"/>
        <w:rPr>
          <w:ins w:author="LINH Cao Thuy" w:id="40" w:date="2025-03-17T10:17:00Z"/>
        </w:rPr>
      </w:pPr>
      <w:ins w:author="LINH Cao Thuy" w:id="40" w:date="2025-03-17T10:17:00Z">
        <w:r w:rsidDel="00000000" w:rsidR="00000000" w:rsidRPr="00000000">
          <w:rPr>
            <w:rtl w:val="0"/>
          </w:rPr>
          <w:t xml:space="preserve">Áp suất hơi thoát:</w:t>
          <w:tab/>
          <w:tab/>
          <w:tab/>
          <w:tab/>
          <w:tab/>
          <w:t xml:space="preserve">0,0621 kg/cm</w:t>
        </w:r>
        <w:r w:rsidDel="00000000" w:rsidR="00000000" w:rsidRPr="00000000">
          <w:rPr>
            <w:vertAlign w:val="superscript"/>
            <w:rtl w:val="0"/>
          </w:rPr>
          <w:t xml:space="preserve">2</w:t>
        </w:r>
        <w:r w:rsidDel="00000000" w:rsidR="00000000" w:rsidRPr="00000000">
          <w:rPr>
            <w:rtl w:val="0"/>
          </w:rPr>
          <w:t xml:space="preserve">a</w:t>
        </w:r>
      </w:ins>
    </w:p>
    <w:p w:rsidR="00000000" w:rsidDel="00000000" w:rsidP="00000000" w:rsidRDefault="00000000" w:rsidRPr="00000000" w14:paraId="00000134">
      <w:pPr>
        <w:widowControl w:val="1"/>
        <w:numPr>
          <w:ilvl w:val="0"/>
          <w:numId w:val="6"/>
        </w:numPr>
        <w:tabs>
          <w:tab w:val="left" w:leader="none" w:pos="851"/>
        </w:tabs>
        <w:spacing w:after="40" w:before="40" w:line="288" w:lineRule="auto"/>
        <w:ind w:left="0" w:firstLine="709"/>
        <w:rPr>
          <w:ins w:author="LINH Cao Thuy" w:id="40" w:date="2025-03-17T10:17:00Z"/>
        </w:rPr>
      </w:pPr>
      <w:ins w:author="LINH Cao Thuy" w:id="40" w:date="2025-03-17T10:17:00Z">
        <w:r w:rsidDel="00000000" w:rsidR="00000000" w:rsidRPr="00000000">
          <w:rPr>
            <w:rtl w:val="0"/>
          </w:rPr>
          <w:t xml:space="preserve">Suất tiêu hao nhiệt (TMCR):</w:t>
          <w:tab/>
          <w:tab/>
          <w:tab/>
          <w:t xml:space="preserve">7.360,4 kJ/kWh </w:t>
        </w:r>
      </w:ins>
    </w:p>
    <w:p w:rsidR="00000000" w:rsidDel="00000000" w:rsidP="00000000" w:rsidRDefault="00000000" w:rsidRPr="00000000" w14:paraId="00000135">
      <w:pPr>
        <w:spacing w:after="40" w:before="40" w:line="288" w:lineRule="auto"/>
        <w:ind w:firstLine="709"/>
        <w:rPr>
          <w:ins w:author="LINH Cao Thuy" w:id="40" w:date="2025-03-17T10:17:00Z"/>
        </w:rPr>
      </w:pPr>
      <w:ins w:author="LINH Cao Thuy" w:id="40" w:date="2025-03-17T10:17:00Z">
        <w:r w:rsidDel="00000000" w:rsidR="00000000" w:rsidRPr="00000000">
          <w:rPr>
            <w:rtl w:val="0"/>
          </w:rPr>
          <w:t xml:space="preserve">Nhà máy được thiết kế đảm bảo suất tiêu hao nhiệt tinh đạt không quá 9.678,3 kJ/kWh.</w:t>
        </w:r>
      </w:ins>
    </w:p>
    <w:p w:rsidR="00000000" w:rsidDel="00000000" w:rsidP="00000000" w:rsidRDefault="00000000" w:rsidRPr="00000000" w14:paraId="00000136">
      <w:pPr>
        <w:spacing w:after="40" w:before="40" w:line="288" w:lineRule="auto"/>
        <w:ind w:firstLine="720"/>
        <w:rPr>
          <w:ins w:author="LINH Cao Thuy" w:id="40" w:date="2025-03-17T10:17:00Z"/>
        </w:rPr>
      </w:pPr>
      <w:ins w:author="LINH Cao Thuy" w:id="40" w:date="2025-03-17T10:17:00Z">
        <w:r w:rsidDel="00000000" w:rsidR="00000000" w:rsidRPr="00000000">
          <w:rPr>
            <w:rtl w:val="0"/>
          </w:rPr>
          <w:t xml:space="preserve">c) Bình ngưng</w:t>
        </w:r>
      </w:ins>
    </w:p>
    <w:p w:rsidR="00000000" w:rsidDel="00000000" w:rsidP="00000000" w:rsidRDefault="00000000" w:rsidRPr="00000000" w14:paraId="00000137">
      <w:pPr>
        <w:spacing w:after="40" w:before="40" w:line="288" w:lineRule="auto"/>
        <w:ind w:firstLine="720"/>
        <w:rPr>
          <w:ins w:author="LINH Cao Thuy" w:id="40" w:date="2025-03-17T10:17:00Z"/>
        </w:rPr>
      </w:pPr>
      <w:ins w:author="LINH Cao Thuy" w:id="40" w:date="2025-03-17T10:17:00Z">
        <w:r w:rsidDel="00000000" w:rsidR="00000000" w:rsidRPr="00000000">
          <w:rPr>
            <w:rtl w:val="0"/>
          </w:rPr>
          <w:t xml:space="preserve">Gồm một bộ bình ngưng kiểu bề mặt, có hộp nước độc lập như bảng dưới đây</w:t>
        </w:r>
      </w:ins>
    </w:p>
    <w:p w:rsidR="00000000" w:rsidDel="00000000" w:rsidP="00000000" w:rsidRDefault="00000000" w:rsidRPr="00000000" w14:paraId="0000013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bookmarkStart w:colFirst="0" w:colLast="0" w:name="_kvtswtwhgzov" w:id="26"/>
      <w:bookmarkEnd w:id="26"/>
      <w:ins w:author="LINH Cao Thuy" w:id="40" w:date="2025-03-17T10:17:00Z">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Bảng 1. 1. Thông số bình ngưng</w:t>
        </w:r>
      </w:ins>
      <w:r w:rsidDel="00000000" w:rsidR="00000000" w:rsidRPr="00000000">
        <w:rPr>
          <w:rtl w:val="0"/>
        </w:rPr>
      </w:r>
    </w:p>
    <w:tbl>
      <w:tblPr>
        <w:tblStyle w:val="Table4"/>
        <w:tblW w:w="9208.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38"/>
        <w:gridCol w:w="3870"/>
        <w:tblGridChange w:id="0">
          <w:tblGrid>
            <w:gridCol w:w="5338"/>
            <w:gridCol w:w="3870"/>
          </w:tblGrid>
        </w:tblGridChange>
      </w:tblGrid>
      <w:tr>
        <w:trPr>
          <w:cantSplit w:val="1"/>
          <w:tblHeader w:val="0"/>
          <w:ins w:author="LINH Cao Thuy" w:id="41" w:date="2025-03-17T10:38:00Z"/>
        </w:trPr>
        <w:tc>
          <w:tcPr/>
          <w:p w:rsidR="00000000" w:rsidDel="00000000" w:rsidP="00000000" w:rsidRDefault="00000000" w:rsidRPr="00000000" w14:paraId="00000139">
            <w:pPr>
              <w:tabs>
                <w:tab w:val="left" w:leader="none" w:pos="1134"/>
              </w:tabs>
              <w:spacing w:line="288" w:lineRule="auto"/>
              <w:rPr>
                <w:ins w:author="LINH Cao Thuy" w:id="41" w:date="2025-03-17T10:38:00Z"/>
              </w:rPr>
            </w:pPr>
            <w:ins w:author="LINH Cao Thuy" w:id="41" w:date="2025-03-17T10:38:00Z">
              <w:r w:rsidDel="00000000" w:rsidR="00000000" w:rsidRPr="00000000">
                <w:rPr>
                  <w:rtl w:val="0"/>
                </w:rPr>
                <w:t xml:space="preserve">Số lượng:</w:t>
              </w:r>
            </w:ins>
          </w:p>
        </w:tc>
        <w:tc>
          <w:tcPr/>
          <w:p w:rsidR="00000000" w:rsidDel="00000000" w:rsidP="00000000" w:rsidRDefault="00000000" w:rsidRPr="00000000" w14:paraId="0000013A">
            <w:pPr>
              <w:spacing w:line="288" w:lineRule="auto"/>
              <w:rPr>
                <w:ins w:author="LINH Cao Thuy" w:id="41" w:date="2025-03-17T10:38:00Z"/>
              </w:rPr>
            </w:pPr>
            <w:ins w:author="LINH Cao Thuy" w:id="41" w:date="2025-03-17T10:38:00Z">
              <w:r w:rsidDel="00000000" w:rsidR="00000000" w:rsidRPr="00000000">
                <w:rPr>
                  <w:rtl w:val="0"/>
                </w:rPr>
                <w:t xml:space="preserve">02 bình ngưng/tổ máy.</w:t>
              </w:r>
            </w:ins>
          </w:p>
        </w:tc>
      </w:tr>
      <w:tr>
        <w:trPr>
          <w:cantSplit w:val="1"/>
          <w:tblHeader w:val="0"/>
          <w:ins w:author="LINH Cao Thuy" w:id="41" w:date="2025-03-17T10:38:00Z"/>
        </w:trPr>
        <w:tc>
          <w:tcPr/>
          <w:p w:rsidR="00000000" w:rsidDel="00000000" w:rsidP="00000000" w:rsidRDefault="00000000" w:rsidRPr="00000000" w14:paraId="0000013B">
            <w:pPr>
              <w:tabs>
                <w:tab w:val="left" w:leader="none" w:pos="1134"/>
              </w:tabs>
              <w:spacing w:line="288" w:lineRule="auto"/>
              <w:rPr>
                <w:ins w:author="LINH Cao Thuy" w:id="41" w:date="2025-03-17T10:38:00Z"/>
              </w:rPr>
            </w:pPr>
            <w:ins w:author="LINH Cao Thuy" w:id="41" w:date="2025-03-17T10:38:00Z">
              <w:r w:rsidDel="00000000" w:rsidR="00000000" w:rsidRPr="00000000">
                <w:rPr>
                  <w:rtl w:val="0"/>
                </w:rPr>
                <w:t xml:space="preserve">Kiểu bình ngưng:</w:t>
              </w:r>
            </w:ins>
          </w:p>
        </w:tc>
        <w:tc>
          <w:tcPr/>
          <w:p w:rsidR="00000000" w:rsidDel="00000000" w:rsidP="00000000" w:rsidRDefault="00000000" w:rsidRPr="00000000" w14:paraId="0000013C">
            <w:pPr>
              <w:spacing w:line="288" w:lineRule="auto"/>
              <w:rPr>
                <w:ins w:author="LINH Cao Thuy" w:id="41" w:date="2025-03-17T10:38:00Z"/>
              </w:rPr>
            </w:pPr>
            <w:ins w:author="LINH Cao Thuy" w:id="41" w:date="2025-03-17T10:38:00Z">
              <w:r w:rsidDel="00000000" w:rsidR="00000000" w:rsidRPr="00000000">
                <w:rPr>
                  <w:rtl w:val="0"/>
                </w:rPr>
                <w:t xml:space="preserve">Kiểu bề mặt, có hộp nước độc lập</w:t>
              </w:r>
            </w:ins>
          </w:p>
        </w:tc>
      </w:tr>
      <w:tr>
        <w:trPr>
          <w:cantSplit w:val="1"/>
          <w:tblHeader w:val="0"/>
          <w:ins w:author="LINH Cao Thuy" w:id="41" w:date="2025-03-17T10:38:00Z"/>
        </w:trPr>
        <w:tc>
          <w:tcPr/>
          <w:p w:rsidR="00000000" w:rsidDel="00000000" w:rsidP="00000000" w:rsidRDefault="00000000" w:rsidRPr="00000000" w14:paraId="0000013D">
            <w:pPr>
              <w:tabs>
                <w:tab w:val="left" w:leader="none" w:pos="1134"/>
              </w:tabs>
              <w:spacing w:line="288" w:lineRule="auto"/>
              <w:rPr>
                <w:ins w:author="LINH Cao Thuy" w:id="41" w:date="2025-03-17T10:38:00Z"/>
              </w:rPr>
            </w:pPr>
            <w:ins w:author="LINH Cao Thuy" w:id="41" w:date="2025-03-17T10:38:00Z">
              <w:r w:rsidDel="00000000" w:rsidR="00000000" w:rsidRPr="00000000">
                <w:rPr>
                  <w:rtl w:val="0"/>
                </w:rPr>
                <w:t xml:space="preserve">Lưu lượng nước làm mát:</w:t>
              </w:r>
            </w:ins>
          </w:p>
        </w:tc>
        <w:tc>
          <w:tcPr/>
          <w:p w:rsidR="00000000" w:rsidDel="00000000" w:rsidP="00000000" w:rsidRDefault="00000000" w:rsidRPr="00000000" w14:paraId="0000013E">
            <w:pPr>
              <w:spacing w:line="288" w:lineRule="auto"/>
              <w:rPr>
                <w:ins w:author="LINH Cao Thuy" w:id="41" w:date="2025-03-17T10:38:00Z"/>
              </w:rPr>
            </w:pPr>
            <w:ins w:author="LINH Cao Thuy" w:id="41" w:date="2025-03-17T10:38:00Z">
              <w:r w:rsidDel="00000000" w:rsidR="00000000" w:rsidRPr="00000000">
                <w:rPr>
                  <w:rtl w:val="0"/>
                </w:rPr>
                <w:t xml:space="preserve">Khoảng 84.000 m</w:t>
              </w:r>
              <w:r w:rsidDel="00000000" w:rsidR="00000000" w:rsidRPr="00000000">
                <w:rPr>
                  <w:vertAlign w:val="superscript"/>
                  <w:rtl w:val="0"/>
                </w:rPr>
                <w:t xml:space="preserve">3</w:t>
              </w:r>
              <w:r w:rsidDel="00000000" w:rsidR="00000000" w:rsidRPr="00000000">
                <w:rPr>
                  <w:rtl w:val="0"/>
                </w:rPr>
                <w:t xml:space="preserve">/giờ.</w:t>
              </w:r>
            </w:ins>
          </w:p>
        </w:tc>
      </w:tr>
      <w:tr>
        <w:trPr>
          <w:cantSplit w:val="1"/>
          <w:tblHeader w:val="0"/>
          <w:ins w:author="LINH Cao Thuy" w:id="41" w:date="2025-03-17T10:38:00Z"/>
        </w:trPr>
        <w:tc>
          <w:tcPr/>
          <w:p w:rsidR="00000000" w:rsidDel="00000000" w:rsidP="00000000" w:rsidRDefault="00000000" w:rsidRPr="00000000" w14:paraId="0000013F">
            <w:pPr>
              <w:tabs>
                <w:tab w:val="left" w:leader="none" w:pos="1134"/>
              </w:tabs>
              <w:spacing w:line="288" w:lineRule="auto"/>
              <w:rPr>
                <w:ins w:author="LINH Cao Thuy" w:id="41" w:date="2025-03-17T10:38:00Z"/>
              </w:rPr>
            </w:pPr>
            <w:ins w:author="LINH Cao Thuy" w:id="41" w:date="2025-03-17T10:38:00Z">
              <w:r w:rsidDel="00000000" w:rsidR="00000000" w:rsidRPr="00000000">
                <w:rPr>
                  <w:rtl w:val="0"/>
                </w:rPr>
                <w:t xml:space="preserve">Nhiệt độ thiết kế của nước làm mát vào bình ngưng:</w:t>
              </w:r>
            </w:ins>
          </w:p>
        </w:tc>
        <w:tc>
          <w:tcPr/>
          <w:p w:rsidR="00000000" w:rsidDel="00000000" w:rsidP="00000000" w:rsidRDefault="00000000" w:rsidRPr="00000000" w14:paraId="00000140">
            <w:pPr>
              <w:spacing w:line="288" w:lineRule="auto"/>
              <w:rPr>
                <w:ins w:author="LINH Cao Thuy" w:id="41" w:date="2025-03-17T10:38:00Z"/>
              </w:rPr>
            </w:pPr>
            <w:ins w:author="LINH Cao Thuy" w:id="41" w:date="2025-03-17T10:38:00Z">
              <w:r w:rsidDel="00000000" w:rsidR="00000000" w:rsidRPr="00000000">
                <w:rPr>
                  <w:rtl w:val="0"/>
                </w:rPr>
                <w:t xml:space="preserve">25,4</w:t>
              </w:r>
              <w:r w:rsidDel="00000000" w:rsidR="00000000" w:rsidRPr="00000000">
                <w:rPr>
                  <w:vertAlign w:val="superscript"/>
                  <w:rtl w:val="0"/>
                </w:rPr>
                <w:t xml:space="preserve">o</w:t>
              </w:r>
              <w:r w:rsidDel="00000000" w:rsidR="00000000" w:rsidRPr="00000000">
                <w:rPr>
                  <w:rtl w:val="0"/>
                </w:rPr>
                <w:t xml:space="preserve">C</w:t>
              </w:r>
            </w:ins>
          </w:p>
        </w:tc>
      </w:tr>
      <w:tr>
        <w:trPr>
          <w:cantSplit w:val="1"/>
          <w:tblHeader w:val="0"/>
          <w:ins w:author="LINH Cao Thuy" w:id="41" w:date="2025-03-17T10:38:00Z"/>
        </w:trPr>
        <w:tc>
          <w:tcPr/>
          <w:p w:rsidR="00000000" w:rsidDel="00000000" w:rsidP="00000000" w:rsidRDefault="00000000" w:rsidRPr="00000000" w14:paraId="00000141">
            <w:pPr>
              <w:tabs>
                <w:tab w:val="left" w:leader="none" w:pos="1134"/>
              </w:tabs>
              <w:spacing w:line="288" w:lineRule="auto"/>
              <w:rPr>
                <w:ins w:author="LINH Cao Thuy" w:id="41" w:date="2025-03-17T10:38:00Z"/>
              </w:rPr>
            </w:pPr>
            <w:ins w:author="LINH Cao Thuy" w:id="41" w:date="2025-03-17T10:38:00Z">
              <w:r w:rsidDel="00000000" w:rsidR="00000000" w:rsidRPr="00000000">
                <w:rPr>
                  <w:rtl w:val="0"/>
                </w:rPr>
                <w:t xml:space="preserve">Độ tăng nhiệt độ thiết kế của nước làm mát qua bình ngưng:</w:t>
              </w:r>
            </w:ins>
          </w:p>
        </w:tc>
        <w:tc>
          <w:tcPr/>
          <w:p w:rsidR="00000000" w:rsidDel="00000000" w:rsidP="00000000" w:rsidRDefault="00000000" w:rsidRPr="00000000" w14:paraId="00000142">
            <w:pPr>
              <w:spacing w:line="288" w:lineRule="auto"/>
              <w:rPr>
                <w:ins w:author="LINH Cao Thuy" w:id="41" w:date="2025-03-17T10:38:00Z"/>
              </w:rPr>
            </w:pPr>
            <w:ins w:author="LINH Cao Thuy" w:id="41" w:date="2025-03-17T10:38:00Z">
              <w:r w:rsidDel="00000000" w:rsidR="00000000" w:rsidRPr="00000000">
                <w:rPr>
                  <w:rtl w:val="0"/>
                </w:rPr>
                <w:t xml:space="preserve">8</w:t>
              </w:r>
              <w:r w:rsidDel="00000000" w:rsidR="00000000" w:rsidRPr="00000000">
                <w:rPr>
                  <w:vertAlign w:val="superscript"/>
                  <w:rtl w:val="0"/>
                </w:rPr>
                <w:t xml:space="preserve">o</w:t>
              </w:r>
              <w:r w:rsidDel="00000000" w:rsidR="00000000" w:rsidRPr="00000000">
                <w:rPr>
                  <w:rtl w:val="0"/>
                </w:rPr>
                <w:t xml:space="preserve">C</w:t>
              </w:r>
            </w:ins>
          </w:p>
        </w:tc>
      </w:tr>
      <w:tr>
        <w:trPr>
          <w:cantSplit w:val="1"/>
          <w:tblHeader w:val="0"/>
          <w:ins w:author="LINH Cao Thuy" w:id="41" w:date="2025-03-17T10:38:00Z"/>
        </w:trPr>
        <w:tc>
          <w:tcPr/>
          <w:p w:rsidR="00000000" w:rsidDel="00000000" w:rsidP="00000000" w:rsidRDefault="00000000" w:rsidRPr="00000000" w14:paraId="00000143">
            <w:pPr>
              <w:tabs>
                <w:tab w:val="left" w:leader="none" w:pos="1134"/>
              </w:tabs>
              <w:spacing w:line="288" w:lineRule="auto"/>
              <w:rPr>
                <w:ins w:author="LINH Cao Thuy" w:id="41" w:date="2025-03-17T10:38:00Z"/>
              </w:rPr>
            </w:pPr>
            <w:ins w:author="LINH Cao Thuy" w:id="41" w:date="2025-03-17T10:38:00Z">
              <w:r w:rsidDel="00000000" w:rsidR="00000000" w:rsidRPr="00000000">
                <w:rPr>
                  <w:rtl w:val="0"/>
                </w:rPr>
                <w:t xml:space="preserve">Áp suất hoạt động của bình ngưng:</w:t>
              </w:r>
            </w:ins>
          </w:p>
        </w:tc>
        <w:tc>
          <w:tcPr/>
          <w:p w:rsidR="00000000" w:rsidDel="00000000" w:rsidP="00000000" w:rsidRDefault="00000000" w:rsidRPr="00000000" w14:paraId="00000144">
            <w:pPr>
              <w:spacing w:line="288" w:lineRule="auto"/>
              <w:rPr>
                <w:ins w:author="LINH Cao Thuy" w:id="41" w:date="2025-03-17T10:38:00Z"/>
              </w:rPr>
            </w:pPr>
            <w:ins w:author="LINH Cao Thuy" w:id="41" w:date="2025-03-17T10:38:00Z">
              <w:r w:rsidDel="00000000" w:rsidR="00000000" w:rsidRPr="00000000">
                <w:rPr>
                  <w:rtl w:val="0"/>
                </w:rPr>
                <w:t xml:space="preserve">46 mmHg</w:t>
              </w:r>
            </w:ins>
          </w:p>
        </w:tc>
      </w:tr>
      <w:tr>
        <w:trPr>
          <w:cantSplit w:val="1"/>
          <w:tblHeader w:val="0"/>
          <w:ins w:author="LINH Cao Thuy" w:id="41" w:date="2025-03-17T10:38:00Z"/>
        </w:trPr>
        <w:tc>
          <w:tcPr/>
          <w:p w:rsidR="00000000" w:rsidDel="00000000" w:rsidP="00000000" w:rsidRDefault="00000000" w:rsidRPr="00000000" w14:paraId="00000145">
            <w:pPr>
              <w:tabs>
                <w:tab w:val="left" w:leader="none" w:pos="1134"/>
              </w:tabs>
              <w:spacing w:line="288" w:lineRule="auto"/>
              <w:rPr>
                <w:ins w:author="LINH Cao Thuy" w:id="41" w:date="2025-03-17T10:38:00Z"/>
              </w:rPr>
            </w:pPr>
            <w:ins w:author="LINH Cao Thuy" w:id="41" w:date="2025-03-17T10:38:00Z">
              <w:r w:rsidDel="00000000" w:rsidR="00000000" w:rsidRPr="00000000">
                <w:rPr>
                  <w:rtl w:val="0"/>
                </w:rPr>
                <w:t xml:space="preserve">Vận tốc lớn nhất của nước làm mát trong ống:</w:t>
              </w:r>
            </w:ins>
          </w:p>
        </w:tc>
        <w:tc>
          <w:tcPr/>
          <w:p w:rsidR="00000000" w:rsidDel="00000000" w:rsidP="00000000" w:rsidRDefault="00000000" w:rsidRPr="00000000" w14:paraId="00000146">
            <w:pPr>
              <w:spacing w:line="288" w:lineRule="auto"/>
              <w:rPr>
                <w:ins w:author="LINH Cao Thuy" w:id="41" w:date="2025-03-17T10:38:00Z"/>
              </w:rPr>
            </w:pPr>
            <w:ins w:author="LINH Cao Thuy" w:id="41" w:date="2025-03-17T10:38:00Z">
              <w:r w:rsidDel="00000000" w:rsidR="00000000" w:rsidRPr="00000000">
                <w:rPr>
                  <w:rtl w:val="0"/>
                </w:rPr>
                <w:t xml:space="preserve">2,4 m/s</w:t>
              </w:r>
            </w:ins>
          </w:p>
        </w:tc>
      </w:tr>
      <w:tr>
        <w:trPr>
          <w:cantSplit w:val="1"/>
          <w:tblHeader w:val="0"/>
          <w:ins w:author="LINH Cao Thuy" w:id="41" w:date="2025-03-17T10:38:00Z"/>
        </w:trPr>
        <w:tc>
          <w:tcPr/>
          <w:p w:rsidR="00000000" w:rsidDel="00000000" w:rsidP="00000000" w:rsidRDefault="00000000" w:rsidRPr="00000000" w14:paraId="00000147">
            <w:pPr>
              <w:tabs>
                <w:tab w:val="left" w:leader="none" w:pos="1134"/>
              </w:tabs>
              <w:spacing w:line="288" w:lineRule="auto"/>
              <w:rPr>
                <w:ins w:author="LINH Cao Thuy" w:id="41" w:date="2025-03-17T10:38:00Z"/>
              </w:rPr>
            </w:pPr>
            <w:ins w:author="LINH Cao Thuy" w:id="41" w:date="2025-03-17T10:38:00Z">
              <w:r w:rsidDel="00000000" w:rsidR="00000000" w:rsidRPr="00000000">
                <w:rPr>
                  <w:rtl w:val="0"/>
                </w:rPr>
                <w:t xml:space="preserve">Vật liệu ống</w:t>
              </w:r>
            </w:ins>
          </w:p>
        </w:tc>
        <w:tc>
          <w:tcPr/>
          <w:p w:rsidR="00000000" w:rsidDel="00000000" w:rsidP="00000000" w:rsidRDefault="00000000" w:rsidRPr="00000000" w14:paraId="00000148">
            <w:pPr>
              <w:spacing w:line="288" w:lineRule="auto"/>
              <w:rPr>
                <w:ins w:author="LINH Cao Thuy" w:id="41" w:date="2025-03-17T10:38:00Z"/>
              </w:rPr>
            </w:pPr>
            <w:ins w:author="LINH Cao Thuy" w:id="41" w:date="2025-03-17T10:38:00Z">
              <w:r w:rsidDel="00000000" w:rsidR="00000000" w:rsidRPr="00000000">
                <w:rPr>
                  <w:rtl w:val="0"/>
                </w:rPr>
                <w:t xml:space="preserve">ASTM B338 - Grade 2 hoặc tương đương</w:t>
              </w:r>
            </w:ins>
          </w:p>
        </w:tc>
      </w:tr>
    </w:tbl>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ins w:author="LINH Cao Thuy" w:id="42" w:date="2025-03-17T10:37:00Z"/>
          <w:b w:val="0"/>
          <w:bCs w:val="0"/>
          <w:i w:val="0"/>
          <w:iCs w:val="0"/>
          <w:rPrChange w:author="LINH Cao Thuy" w:id="43" w:date="2025-03-17T10:37:00Z">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rPrChange>
        </w:rPr>
        <w:pPrChange w:author="LINH Cao Thuy" w:id="0" w:date="2025-03-17T10:37:00Z">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pPr>
        </w:pPrChange>
      </w:pPr>
      <w:ins w:author="LINH Cao Thuy" w:id="42" w:date="2025-03-17T10:37:00Z">
        <w:r w:rsidDel="00000000" w:rsidR="00000000" w:rsidRPr="00000000">
          <w:rPr>
            <w:rtl w:val="0"/>
          </w:rPr>
        </w:r>
      </w:ins>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42" w:date="2025-03-17T10:37: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42" w:date="2025-03-17T10:37:00Z">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delText xml:space="preserve">Hệ thống khởi động:</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 Hệ thống khởi động được thiết kế để cung cấp lượng nước tối thiểu để đảm bảo làm mát cho các bộ trao đổi nhiệt trong quá trình khởi động, đồng thời rút ngắn thời gian khởi động. </w:delText>
        </w:r>
      </w:del>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42" w:date="2025-03-17T10:37: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42" w:date="2025-03-17T10:3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Khi lò hơi đạt tới mức tải tối thiểu ở chế độ trực lưu, hệ thống khởi động được đưa về chế độ dự phòng nóng để có thể sử dụng ngay khi cần thiết. Hơi từ bộ phân ly đi qua bộ quá nhiệt và tới tua bin.</w:delText>
        </w:r>
      </w:del>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42" w:date="2025-03-17T10:37: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42" w:date="2025-03-17T10:37:00Z">
        <w:bookmarkStart w:colFirst="0" w:colLast="0" w:name="_dk0kjksm8rty" w:id="27"/>
        <w:bookmarkEnd w:id="27"/>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delText xml:space="preserve">Hệ thống Khói - Gió: </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Hệ thống khói - gió lò hơi gồm các quạt, bộ sấy không khí, đường ống dẫn khói, đường ống dẫn gió, các tấm chắn, bộ khử NO</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delText xml:space="preserve">x</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 hệ thống khử bụi tĩnh điện, hệ thống khử lưu huỳnh cần thiết để:</w:delText>
        </w:r>
      </w:del>
    </w:p>
    <w:p w:rsidR="00000000" w:rsidDel="00000000" w:rsidP="00000000" w:rsidRDefault="00000000" w:rsidRPr="00000000" w14:paraId="0000014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42" w:date="2025-03-17T10:37:00Z"/>
          <w:b w:val="0"/>
          <w:bCs w:val="0"/>
          <w:i w:val="0"/>
          <w:iCs w:val="0"/>
          <w:smallCaps w:val="0"/>
          <w:strike w:val="0"/>
          <w:color w:val="000000"/>
          <w:sz w:val="26"/>
          <w:szCs w:val="26"/>
          <w:u w:val="none"/>
          <w:shd w:fill="auto" w:val="clear"/>
          <w:vertAlign w:val="baseline"/>
        </w:rPr>
      </w:pPr>
      <w:del w:author="LINH Cao Thuy" w:id="42" w:date="2025-03-17T10:3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Cung cấp và điều chỉnh không khí cho quá trình cháy tới các vòi đốt;</w:delText>
        </w:r>
      </w:del>
    </w:p>
    <w:p w:rsidR="00000000" w:rsidDel="00000000" w:rsidP="00000000" w:rsidRDefault="00000000" w:rsidRPr="00000000" w14:paraId="000001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42" w:date="2025-03-17T10:37:00Z"/>
          <w:b w:val="0"/>
          <w:bCs w:val="0"/>
          <w:i w:val="0"/>
          <w:iCs w:val="0"/>
          <w:smallCaps w:val="0"/>
          <w:strike w:val="0"/>
          <w:color w:val="000000"/>
          <w:sz w:val="26"/>
          <w:szCs w:val="26"/>
          <w:u w:val="none"/>
          <w:shd w:fill="auto" w:val="clear"/>
          <w:vertAlign w:val="baseline"/>
        </w:rPr>
      </w:pPr>
      <w:del w:author="LINH Cao Thuy" w:id="42" w:date="2025-03-17T10:3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Điều khiển lượng khói tái tuần hoàn để điều chỉnh nhiệt độ hơi tái nhiệt;</w:delText>
        </w:r>
      </w:del>
    </w:p>
    <w:p w:rsidR="00000000" w:rsidDel="00000000" w:rsidP="00000000" w:rsidRDefault="00000000" w:rsidRPr="00000000" w14:paraId="000001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42" w:date="2025-03-17T10:37:00Z"/>
          <w:b w:val="0"/>
          <w:bCs w:val="0"/>
          <w:i w:val="0"/>
          <w:iCs w:val="0"/>
          <w:smallCaps w:val="0"/>
          <w:strike w:val="0"/>
          <w:color w:val="000000"/>
          <w:sz w:val="26"/>
          <w:szCs w:val="26"/>
          <w:u w:val="none"/>
          <w:shd w:fill="auto" w:val="clear"/>
          <w:vertAlign w:val="baseline"/>
        </w:rPr>
      </w:pPr>
      <w:del w:author="LINH Cao Thuy" w:id="42" w:date="2025-03-17T10:3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Cung cấp và điều chỉnh lượng không khí để vận chuyển than bột tới các vòi đốt;</w:delText>
        </w:r>
      </w:del>
    </w:p>
    <w:p w:rsidR="00000000" w:rsidDel="00000000" w:rsidP="00000000" w:rsidRDefault="00000000" w:rsidRPr="00000000" w14:paraId="000001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42" w:date="2025-03-17T10:37:00Z"/>
          <w:b w:val="0"/>
          <w:bCs w:val="0"/>
          <w:i w:val="0"/>
          <w:iCs w:val="0"/>
          <w:smallCaps w:val="0"/>
          <w:strike w:val="0"/>
          <w:color w:val="000000"/>
          <w:sz w:val="26"/>
          <w:szCs w:val="26"/>
          <w:u w:val="none"/>
          <w:shd w:fill="auto" w:val="clear"/>
          <w:vertAlign w:val="baseline"/>
        </w:rPr>
      </w:pPr>
      <w:del w:author="LINH Cao Thuy" w:id="42" w:date="2025-03-17T10:3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Trích một phần khói thải của đường khói từ buồng lửa;</w:delText>
        </w:r>
      </w:del>
    </w:p>
    <w:p w:rsidR="00000000" w:rsidDel="00000000" w:rsidP="00000000" w:rsidRDefault="00000000" w:rsidRPr="00000000" w14:paraId="0000015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42" w:date="2025-03-17T10:37:00Z"/>
          <w:b w:val="0"/>
          <w:bCs w:val="0"/>
          <w:i w:val="0"/>
          <w:iCs w:val="0"/>
          <w:smallCaps w:val="0"/>
          <w:strike w:val="0"/>
          <w:color w:val="000000"/>
          <w:sz w:val="26"/>
          <w:szCs w:val="26"/>
          <w:u w:val="none"/>
          <w:shd w:fill="auto" w:val="clear"/>
          <w:vertAlign w:val="baseline"/>
        </w:rPr>
      </w:pPr>
      <w:del w:author="LINH Cao Thuy" w:id="42" w:date="2025-03-17T10:3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Làm giảm hàm lượng NO</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delText xml:space="preserve">x</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 trong khói thải trước khi đi vào ống khói tới nồng độ yêu cầu bằng bộ SCR;</w:delText>
        </w:r>
      </w:del>
    </w:p>
    <w:p w:rsidR="00000000" w:rsidDel="00000000" w:rsidP="00000000" w:rsidRDefault="00000000" w:rsidRPr="00000000" w14:paraId="0000015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42" w:date="2025-03-17T10:37:00Z"/>
          <w:b w:val="0"/>
          <w:bCs w:val="0"/>
          <w:i w:val="0"/>
          <w:iCs w:val="0"/>
          <w:smallCaps w:val="0"/>
          <w:strike w:val="0"/>
          <w:color w:val="000000"/>
          <w:sz w:val="26"/>
          <w:szCs w:val="26"/>
          <w:u w:val="none"/>
          <w:shd w:fill="auto" w:val="clear"/>
          <w:vertAlign w:val="baseline"/>
        </w:rPr>
      </w:pPr>
      <w:del w:author="LINH Cao Thuy" w:id="42" w:date="2025-03-17T10:3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Làm giảm nồng độ bụi trong khói thải trước khi đi vào ống khói tới nồng độ yêu cầu bằng ESP;</w:delText>
        </w:r>
      </w:del>
    </w:p>
    <w:p w:rsidR="00000000" w:rsidDel="00000000" w:rsidP="00000000" w:rsidRDefault="00000000" w:rsidRPr="00000000" w14:paraId="000001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42" w:date="2025-03-17T10:37:00Z"/>
          <w:b w:val="0"/>
          <w:bCs w:val="0"/>
          <w:i w:val="0"/>
          <w:iCs w:val="0"/>
          <w:smallCaps w:val="0"/>
          <w:strike w:val="0"/>
          <w:color w:val="000000"/>
          <w:sz w:val="26"/>
          <w:szCs w:val="26"/>
          <w:u w:val="none"/>
          <w:shd w:fill="auto" w:val="clear"/>
          <w:vertAlign w:val="baseline"/>
        </w:rPr>
      </w:pPr>
      <w:del w:author="LINH Cao Thuy" w:id="42" w:date="2025-03-17T10:3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Làm giảm nồng độ SO</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delText xml:space="preserve">x</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 trong khói thải trước khi đi vào ống khói đến nồng độ yêu cầu bằng FGD.</w:delText>
        </w:r>
      </w:del>
    </w:p>
    <w:p w:rsidR="00000000" w:rsidDel="00000000" w:rsidP="00000000" w:rsidRDefault="00000000" w:rsidRPr="00000000" w14:paraId="00000154">
      <w:pPr>
        <w:tabs>
          <w:tab w:val="left" w:leader="none" w:pos="540"/>
        </w:tabs>
        <w:spacing w:after="60" w:before="60" w:lineRule="auto"/>
        <w:rPr>
          <w:del w:author="LINH Cao Thuy" w:id="42" w:date="2025-03-17T10:37:00Z"/>
        </w:rPr>
      </w:pPr>
      <w:del w:author="LINH Cao Thuy" w:id="42" w:date="2025-03-17T10:37:00Z">
        <w:r w:rsidDel="00000000" w:rsidR="00000000" w:rsidRPr="00000000">
          <w:rPr>
            <w:rtl w:val="0"/>
          </w:rPr>
          <w:tab/>
          <w:delText xml:space="preserve">Lò hơi được thiết kế để hoạt động ở trạng thái cân bằng khói gió. Sơ đồ công nghệ hệ thống khói gió xem bản vẽ số 07.2013-NS2-ME-00.06.</w:delText>
        </w:r>
      </w:del>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42" w:date="2025-03-17T10:37: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42" w:date="2025-03-17T10:37:00Z">
        <w:bookmarkStart w:colFirst="0" w:colLast="0" w:name="_xfvfzx85flhq" w:id="28"/>
        <w:bookmarkEnd w:id="28"/>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delText xml:space="preserve">Hệ thống gia nhiệt không khí: </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Hai (2)x50% bộ sấy không khí kiểu Ljungstrom ba ngăn được trang bị cho mỗi lò hơi. Bộ sấy không khí được lắp đặt để dòng không khí và khói đi ngược chiều nhau theo phương thẳng đứng.</w:delText>
        </w:r>
      </w:del>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42" w:date="2025-03-17T10:37: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42" w:date="2025-03-17T10:3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delText xml:space="preserve">Mỗi bộ sấy không khí sẽ được truyền động bởi hai (2) x 100% động cơ điện thông qua các bộ giảm tốc. Các bộ thổi bụi bằng hơi sẽ được lắp đặt tại phía đường khói của bộ sấy không khí, ở cả phía trên và phía dưới.</w:delText>
        </w:r>
      </w:del>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42" w:date="2025-03-17T10:37: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42" w:date="2025-03-17T10:3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delText xml:space="preserve">Các bộ sấy không khí cũng sẽ được trang bị hệ thống dò nhiệt và cứu hỏa.</w:delText>
        </w:r>
      </w:del>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42" w:date="2025-03-17T10:37: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42" w:date="2025-03-17T10:3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delText xml:space="preserve">Số lượng và đặc tính kỹ thuật của các bộ sấy không khí như sau:</w:delText>
        </w:r>
      </w:del>
    </w:p>
    <w:p w:rsidR="00000000" w:rsidDel="00000000" w:rsidP="00000000" w:rsidRDefault="00000000" w:rsidRPr="00000000" w14:paraId="0000015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42" w:date="2025-03-17T10:37:00Z"/>
          <w:b w:val="0"/>
          <w:bCs w:val="0"/>
          <w:i w:val="0"/>
          <w:iCs w:val="0"/>
          <w:smallCaps w:val="0"/>
          <w:strike w:val="0"/>
          <w:color w:val="000000"/>
          <w:sz w:val="26"/>
          <w:szCs w:val="26"/>
          <w:u w:val="none"/>
          <w:shd w:fill="auto" w:val="clear"/>
          <w:vertAlign w:val="baseline"/>
        </w:rPr>
      </w:pPr>
      <w:del w:author="LINH Cao Thuy" w:id="42" w:date="2025-03-17T10:3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Số lượng:</w:delText>
          <w:tab/>
          <w:tab/>
          <w:tab/>
          <w:tab/>
          <w:delText xml:space="preserve">02 chiếc/lò hơi</w:delText>
        </w:r>
      </w:del>
    </w:p>
    <w:p w:rsidR="00000000" w:rsidDel="00000000" w:rsidP="00000000" w:rsidRDefault="00000000" w:rsidRPr="00000000" w14:paraId="0000015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42" w:date="2025-03-17T10:37:00Z"/>
          <w:b w:val="0"/>
          <w:bCs w:val="0"/>
          <w:i w:val="0"/>
          <w:iCs w:val="0"/>
          <w:smallCaps w:val="0"/>
          <w:strike w:val="0"/>
          <w:color w:val="000000"/>
          <w:sz w:val="26"/>
          <w:szCs w:val="26"/>
          <w:u w:val="none"/>
          <w:shd w:fill="auto" w:val="clear"/>
          <w:vertAlign w:val="baseline"/>
        </w:rPr>
      </w:pPr>
      <w:del w:author="LINH Cao Thuy" w:id="42" w:date="2025-03-17T10:3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Kiểu bộ sấy:</w:delText>
          <w:tab/>
          <w:tab/>
          <w:tab/>
          <w:delText xml:space="preserve">Kiểu quay hồi nhiệt, cấu tạo ba (3) ngăn</w:delText>
        </w:r>
      </w:del>
    </w:p>
    <w:p w:rsidR="00000000" w:rsidDel="00000000" w:rsidP="00000000" w:rsidRDefault="00000000" w:rsidRPr="00000000" w14:paraId="0000015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42" w:date="2025-03-17T10:37:00Z"/>
          <w:b w:val="0"/>
          <w:bCs w:val="0"/>
          <w:i w:val="0"/>
          <w:iCs w:val="0"/>
          <w:smallCaps w:val="0"/>
          <w:strike w:val="0"/>
          <w:color w:val="000000"/>
          <w:sz w:val="26"/>
          <w:szCs w:val="26"/>
          <w:u w:val="none"/>
          <w:shd w:fill="auto" w:val="clear"/>
          <w:vertAlign w:val="baseline"/>
        </w:rPr>
      </w:pPr>
      <w:del w:author="LINH Cao Thuy" w:id="42" w:date="2025-03-17T10:3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Chiều cao:</w:delText>
          <w:tab/>
          <w:tab/>
          <w:tab/>
          <w:tab/>
          <w:delText xml:space="preserve">Khoảng 2,4 m</w:delText>
        </w:r>
      </w:del>
    </w:p>
    <w:p w:rsidR="00000000" w:rsidDel="00000000" w:rsidP="00000000" w:rsidRDefault="00000000" w:rsidRPr="00000000" w14:paraId="0000015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42" w:date="2025-03-17T10:37:00Z"/>
          <w:b w:val="0"/>
          <w:bCs w:val="0"/>
          <w:i w:val="0"/>
          <w:iCs w:val="0"/>
          <w:smallCaps w:val="0"/>
          <w:strike w:val="0"/>
          <w:color w:val="000000"/>
          <w:sz w:val="26"/>
          <w:szCs w:val="26"/>
          <w:u w:val="none"/>
          <w:shd w:fill="auto" w:val="clear"/>
          <w:vertAlign w:val="baseline"/>
        </w:rPr>
      </w:pPr>
      <w:del w:author="LINH Cao Thuy" w:id="42" w:date="2025-03-17T10:37:00Z">
        <w:bookmarkStart w:colFirst="0" w:colLast="0" w:name="_41xw0380r7ar" w:id="29"/>
        <w:bookmarkEnd w:id="2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Đường kính:</w:delText>
          <w:tab/>
          <w:tab/>
          <w:tab/>
          <w:delText xml:space="preserve">Khoảng 14 m.</w:delText>
        </w:r>
      </w:del>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42" w:date="2025-03-17T10:37: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42" w:date="2025-03-17T10:37:00Z">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delText xml:space="preserve">Hệ thống chuẩn bị than bột:</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 Hệ thống chuẩn bị than bột là hệ thống đốt trực tiếp, vận hành với áp lực dương. Hệ thống được trang bị sáu (6) máy nghiền. Công suất của máy nghiền đảm bảo có thể cung cấp than bột cho lò hơi vận hành ở BMCR với một (1) máy nghiền dự phòng khi đốt than như thỏa thuận khi kiểm tra.</w:delText>
        </w:r>
      </w:del>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42" w:date="2025-03-17T10:37: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42" w:date="2025-03-17T10:3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delText xml:space="preserve">Các máy nghiền sẽ cung cấp lượng than như yêu cầu từ các si lô tới máy nghiền để nghiền nhỏ và làm khô. Không khí sơ cấp nóng sẽ làm khô và vận chuyển than bột trực tiếp tới các vòi đốt qua các ống cấp than bột cung cấp cho quá trình cháy của lò hơi. Hệ thống chuẩn bị than bột gồm các thiết bị chính sau:</w:delText>
        </w:r>
      </w:del>
    </w:p>
    <w:p w:rsidR="00000000" w:rsidDel="00000000" w:rsidP="00000000" w:rsidRDefault="00000000" w:rsidRPr="00000000" w14:paraId="0000015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42" w:date="2025-03-17T10:37:00Z"/>
          <w:b w:val="0"/>
          <w:bCs w:val="0"/>
          <w:i w:val="0"/>
          <w:iCs w:val="0"/>
          <w:smallCaps w:val="0"/>
          <w:strike w:val="0"/>
          <w:color w:val="000000"/>
          <w:sz w:val="26"/>
          <w:szCs w:val="26"/>
          <w:u w:val="none"/>
          <w:shd w:fill="auto" w:val="clear"/>
          <w:vertAlign w:val="baseline"/>
        </w:rPr>
      </w:pPr>
      <w:del w:author="LINH Cao Thuy" w:id="42" w:date="2025-03-17T10:3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Các si lô chứa than thô</w:delText>
        </w:r>
      </w:del>
    </w:p>
    <w:p w:rsidR="00000000" w:rsidDel="00000000" w:rsidP="00000000" w:rsidRDefault="00000000" w:rsidRPr="00000000" w14:paraId="0000016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42" w:date="2025-03-17T10:37:00Z"/>
          <w:b w:val="0"/>
          <w:bCs w:val="0"/>
          <w:i w:val="0"/>
          <w:iCs w:val="0"/>
          <w:smallCaps w:val="0"/>
          <w:strike w:val="0"/>
          <w:color w:val="000000"/>
          <w:sz w:val="26"/>
          <w:szCs w:val="26"/>
          <w:u w:val="none"/>
          <w:shd w:fill="auto" w:val="clear"/>
          <w:vertAlign w:val="baseline"/>
        </w:rPr>
      </w:pPr>
      <w:del w:author="LINH Cao Thuy" w:id="42" w:date="2025-03-17T10:3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Các máy cấp than thô</w:delText>
        </w:r>
      </w:del>
    </w:p>
    <w:p w:rsidR="00000000" w:rsidDel="00000000" w:rsidP="00000000" w:rsidRDefault="00000000" w:rsidRPr="00000000" w14:paraId="0000016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42" w:date="2025-03-17T10:37:00Z"/>
          <w:b w:val="0"/>
          <w:bCs w:val="0"/>
          <w:i w:val="0"/>
          <w:iCs w:val="0"/>
          <w:smallCaps w:val="0"/>
          <w:strike w:val="0"/>
          <w:color w:val="000000"/>
          <w:sz w:val="26"/>
          <w:szCs w:val="26"/>
          <w:u w:val="none"/>
          <w:shd w:fill="auto" w:val="clear"/>
          <w:vertAlign w:val="baseline"/>
        </w:rPr>
      </w:pPr>
      <w:del w:author="LINH Cao Thuy" w:id="42" w:date="2025-03-17T10:3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Các máy nghiền than</w:delText>
        </w:r>
      </w:del>
    </w:p>
    <w:p w:rsidR="00000000" w:rsidDel="00000000" w:rsidP="00000000" w:rsidRDefault="00000000" w:rsidRPr="00000000" w14:paraId="0000016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42" w:date="2025-03-17T10:37:00Z"/>
          <w:b w:val="0"/>
          <w:bCs w:val="0"/>
          <w:i w:val="0"/>
          <w:iCs w:val="0"/>
          <w:smallCaps w:val="0"/>
          <w:strike w:val="0"/>
          <w:color w:val="000000"/>
          <w:sz w:val="26"/>
          <w:szCs w:val="26"/>
          <w:u w:val="none"/>
          <w:shd w:fill="auto" w:val="clear"/>
          <w:vertAlign w:val="baseline"/>
        </w:rPr>
      </w:pPr>
      <w:del w:author="LINH Cao Thuy" w:id="42" w:date="2025-03-17T10:37:00Z">
        <w:bookmarkStart w:colFirst="0" w:colLast="0" w:name="_qkpa82rsr5jw" w:id="30"/>
        <w:bookmarkEnd w:id="3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Hệ thống đường ống vận chuyển than.</w:delText>
        </w:r>
      </w:del>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42" w:date="2025-03-17T10:37: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42" w:date="2025-03-17T10:37:00Z">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delText xml:space="preserve">Hệ thống đốt nhiên liệu:</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 Buồng lửa được thiết kế với kiểu đốt đối diện, tổng cộng có ba mươi (30) vòi đốt được bố trí thành sáu (6) hàng. Có ba (3) hàng vòi đốt ở tường trước buồng lửa và ba (3) hàng vòi đốt ở tường sau buồng lửa. Khoảng cách giữa tâm vòi đốt và tường bên lớn, cách bố trí vòi đốt và chiều sâu buồng lửa cung cấp đủ không gian để ngọn lửa kéo dài và tránh hiện tượng giao cắt giữa các ngọn lửa với tường buồng đốt.</w:delText>
        </w:r>
      </w:del>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42" w:date="2025-03-17T10:37: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42" w:date="2025-03-17T10:3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delText xml:space="preserve">Mỗi máy nghiền cung cấp than cho một hàng vòi đốt, vì vậy tạo ra sự đồng đều ở đầu vào cung cấp nhiên liệu giữa các bên buồng lửa mà không cần quan tâm đến việc phối hợp hoạt động giữa các máy nghiền. Ưu điểm chính của cách bố trí này là cải thiện được sự phân bổ nhiệt độ, nhiệt độ kim loại và tốc độ khói đi qua các bộ quá nhiệt, tái nhiệt. Các cải thiện này sẽ làm giảm hiện tượng đóng xỉ.</w:delText>
        </w:r>
      </w:del>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42" w:date="2025-03-17T10:37: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42" w:date="2025-03-17T10:3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Vòi đốt được thiết kế đảm bảo:</w:delText>
        </w:r>
      </w:del>
    </w:p>
    <w:p w:rsidR="00000000" w:rsidDel="00000000" w:rsidP="00000000" w:rsidRDefault="00000000" w:rsidRPr="00000000" w14:paraId="0000016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42" w:date="2025-03-17T10:37:00Z"/>
          <w:b w:val="0"/>
          <w:bCs w:val="0"/>
          <w:i w:val="0"/>
          <w:iCs w:val="0"/>
          <w:smallCaps w:val="0"/>
          <w:strike w:val="0"/>
          <w:color w:val="000000"/>
          <w:sz w:val="26"/>
          <w:szCs w:val="26"/>
          <w:u w:val="none"/>
          <w:shd w:fill="auto" w:val="clear"/>
          <w:vertAlign w:val="baseline"/>
        </w:rPr>
      </w:pPr>
      <w:del w:author="LINH Cao Thuy" w:id="42" w:date="2025-03-17T10:3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Tối đa tốc độ tại vùng chất bốc được giải phóng khỏi nhiên liệu than và đạt được vùng chất bốc lớn nhất;</w:delText>
        </w:r>
      </w:del>
    </w:p>
    <w:p w:rsidR="00000000" w:rsidDel="00000000" w:rsidP="00000000" w:rsidRDefault="00000000" w:rsidRPr="00000000" w14:paraId="0000016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42" w:date="2025-03-17T10:37:00Z"/>
          <w:b w:val="0"/>
          <w:bCs w:val="0"/>
          <w:i w:val="0"/>
          <w:iCs w:val="0"/>
          <w:smallCaps w:val="0"/>
          <w:strike w:val="0"/>
          <w:color w:val="000000"/>
          <w:sz w:val="26"/>
          <w:szCs w:val="26"/>
          <w:u w:val="none"/>
          <w:shd w:fill="auto" w:val="clear"/>
          <w:vertAlign w:val="baseline"/>
        </w:rPr>
      </w:pPr>
      <w:del w:author="LINH Cao Thuy" w:id="42" w:date="2025-03-17T10:3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Cung cấp lượng ôxy ban đầu không đủ nhằm giảm thiểu sự hình thành NO</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delText xml:space="preserve">x</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 nhưng cũng cấp đủ ô xy để đảm bảo duy trì ổn định ngọn lửa;</w:delText>
        </w:r>
      </w:del>
    </w:p>
    <w:p w:rsidR="00000000" w:rsidDel="00000000" w:rsidP="00000000" w:rsidRDefault="00000000" w:rsidRPr="00000000" w14:paraId="0000016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42" w:date="2025-03-17T10:37:00Z"/>
          <w:b w:val="0"/>
          <w:bCs w:val="0"/>
          <w:i w:val="0"/>
          <w:iCs w:val="0"/>
          <w:smallCaps w:val="0"/>
          <w:strike w:val="0"/>
          <w:color w:val="000000"/>
          <w:sz w:val="26"/>
          <w:szCs w:val="26"/>
          <w:u w:val="none"/>
          <w:shd w:fill="auto" w:val="clear"/>
          <w:vertAlign w:val="baseline"/>
        </w:rPr>
      </w:pPr>
      <w:del w:author="LINH Cao Thuy" w:id="42" w:date="2025-03-17T10:3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Tối ưu hóa thời gian cháy và nhiệt độ cháy trong vùng giàu nhiên liệu, giảm nguy cơ hình thành NO</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delText xml:space="preserve">x</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 từ nhiên liệu;</w:delText>
        </w:r>
      </w:del>
    </w:p>
    <w:p w:rsidR="00000000" w:rsidDel="00000000" w:rsidP="00000000" w:rsidRDefault="00000000" w:rsidRPr="00000000" w14:paraId="0000016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42" w:date="2025-03-17T10:37:00Z"/>
          <w:b w:val="0"/>
          <w:bCs w:val="0"/>
          <w:i w:val="0"/>
          <w:iCs w:val="0"/>
          <w:smallCaps w:val="0"/>
          <w:strike w:val="0"/>
          <w:color w:val="000000"/>
          <w:sz w:val="26"/>
          <w:szCs w:val="26"/>
          <w:u w:val="none"/>
          <w:shd w:fill="auto" w:val="clear"/>
          <w:vertAlign w:val="baseline"/>
        </w:rPr>
      </w:pPr>
      <w:del w:author="LINH Cao Thuy" w:id="42" w:date="2025-03-17T10:3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Duy trì cấp không khí bổ sung để đảm bảo nhiên liệu được cháy kiệt.</w:delText>
        </w:r>
      </w:del>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42" w:date="2025-03-17T10:37: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42" w:date="2025-03-17T10:37:00Z">
        <w:bookmarkStart w:colFirst="0" w:colLast="0" w:name="_h48f0lzhsupe" w:id="31"/>
        <w:bookmarkEnd w:id="3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delText xml:space="preserve">Vòi đốt cũng được thiết kế chắc chắn, đơn giản về kết cấu cơ khí, tuổi thọ cao và chu kỳ hoạt động liên tục dài, đơn giản cho quá trình hiệu chỉnh và vận hành. </w:delText>
        </w:r>
      </w:del>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42" w:date="2025-03-17T10:37: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42" w:date="2025-03-17T10:37:00Z">
        <w:bookmarkStart w:colFirst="0" w:colLast="0" w:name="_am89npdg8mr4" w:id="32"/>
        <w:bookmarkEnd w:id="32"/>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delText xml:space="preserve">Hệ thống khung lò hơi: </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Hệ thống khung lò hơi là kết cấu bên ngoài của lò hơi làm tăng khả năng chống lại sự chênh lệch áp suất giữa khói trong lò hơi và môi trường không khí bên ngoài. </w:delText>
        </w:r>
      </w:del>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42" w:date="2025-03-17T10:37: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42" w:date="2025-03-17T10:3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delText xml:space="preserve">Các ống gắn màng tạo nên không gian bên trong lò và chúng không có khả năng chịu được sự chênh lệch áp suất. Sự biến dạng không chỉ xảy ra ở phần tường lò mà còn xảy ra cả ở phần áp lực nếu không có hệ thống khung lò hơi.</w:delText>
        </w:r>
      </w:del>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42" w:date="2025-03-17T10:37: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42" w:date="2025-03-17T10:3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delText xml:space="preserve">Chức năng thứ hai của hệ thống khung lò hơi là làm tắt sự cộng hưởng của tường lò với dải tần số của áp suất xung động gây ra bởi quá trình cháy bằng độ cứng của chúng.</w:delText>
        </w:r>
      </w:del>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42" w:date="2025-03-17T10:37: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42" w:date="2025-03-17T10:3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delText xml:space="preserve">Những nơi tường lò không theo phương thẳng đứng như trần, sàn và phần ngoặt khói, khung lò còn chịu thêm tải trọng của các phần đó và của cả tro, xỉ bám trên bề mặt.</w:delText>
        </w:r>
      </w:del>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42" w:date="2025-03-17T10:37: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42" w:date="2025-03-17T10:3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delText xml:space="preserve">Khung lò được cấu tạo từ các dầm ngang, gông, bộ phận giãn nở của mỗi tường lò. Mỗi gông lò ở cao độ nhất định được nối với gông ở cao độ kế tiếp bằng các cột đặt tại các vị trí thích hợp dọc theo chiều dài của gông lò. Chúng có chức năng giải phóng tường lò hơi khỏi mô men xoắn cục bộ do trọng lượng của gông lò và chống lại sự cong vênh khi dao động áp suất âm trong buồng lửa.</w:delText>
        </w:r>
      </w:del>
    </w:p>
    <w:p w:rsidR="00000000" w:rsidDel="00000000" w:rsidP="00000000" w:rsidRDefault="00000000" w:rsidRPr="00000000" w14:paraId="00000170">
      <w:pPr>
        <w:keepNext w:val="0"/>
        <w:keepLines w:val="0"/>
        <w:pageBreakBefore w:val="0"/>
        <w:widowControl w:val="1"/>
        <w:numPr>
          <w:ilvl w:val="5"/>
          <w:numId w:val="2"/>
        </w:numPr>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del w:author="LINH Cao Thuy" w:id="42" w:date="2025-03-17T10:37:00Z"/>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del w:author="LINH Cao Thuy" w:id="42" w:date="2025-03-17T10:37:00Z">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delText xml:space="preserve">Hệ thống tuabin và thiết bị phụ</w:delText>
        </w:r>
      </w:del>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42" w:date="2025-03-17T10:37: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42" w:date="2025-03-17T10:37:00Z">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delText xml:space="preserve">Hệ thống tuabin: </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Tua bin hơi sử dụng cho dự án </w:delText>
        </w:r>
        <w:r w:rsidDel="00000000" w:rsidR="00000000" w:rsidRPr="00000000">
          <w:rPr>
            <w:rtl w:val="0"/>
          </w:rPr>
          <w:delText xml:space="preserve">Nhà máy ABC</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 là loại tua bin ngưng hơi thuần túy có trích hơi không điều chỉnh, thông số hơi tại đầu vào tua bin siêu tới hạn, tái nhiệt một cấp, đồng trục, ba (03) thân, bốn (04) dòng xả, tốc độ quay 3000 vòng/phút. Tua bin hơi gồm một (01) tua bin cao áp, một (01) tua bin trung áp và hai (02) tua bin hạ áp loại hai dòng xả.</w:delText>
        </w:r>
      </w:del>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42" w:date="2025-03-17T10:37: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42" w:date="2025-03-17T10:37:00Z">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delText xml:space="preserve">- Tua bin cao áp và trung áp:</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 Tua bin cao áp và tua bin trung áp được tích hợp trong cùng một thân.</w:delText>
        </w:r>
      </w:del>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42" w:date="2025-03-17T10:37: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42" w:date="2025-03-17T10:3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delText xml:space="preserve">Vỏ tua bin cao áp và trung áp được đúc và chia thành hai phần theo đường tâm nằm ngang với mặt bich ghép bằng bu lông. Vỏ được đúc với các phần cong lớn nhằm giảm việc tập trung ứng suất nhiệt trong quá trình khởi động và các quá trình không ổn định khác.</w:delText>
        </w:r>
      </w:del>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42" w:date="2025-03-17T10:37: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42" w:date="2025-03-17T10:3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delText xml:space="preserve">Tua bin cao áp sử dụng cấu trúc hai vỏ với vỏ bên trong thân cao áp dùng làm ống phun của tầng đầu tiên. Các tầng cao áp còn lại được đặt đồng tâm ở trong vỏ bên trong của thân cao áp. Vỏ bên trong thân cao áp được đặt đồng tâm ở bên trong của vỏ phía ngoài thân cao áp và hạ áp. Giá đỡ đồng tâm đảm bảo tính đồng tâm của phần tĩnh và phần quay trong quá trình khởi động, tăng tải và các quá trình không ổn định khác.</w:delText>
        </w:r>
      </w:del>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42" w:date="2025-03-17T10:37: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42" w:date="2025-03-17T10:3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delText xml:space="preserve">Tua bin được thiết kế cấp hơi theo từng hình cung tròn riêng biệt. Trong quá trình tăng tốc tua bin và mang tải ban đầu, cả bốn (04) van điều khiển sẽ hoạt động trong chế độ cấp hơi tới tất cả các phần hình cung tròn để đảm bảo việc gia nhiệt đồng đều tại đầu vào tua bin cao áp nhằm giảm ứng suất nhiệt và giảm khả năng nứt vỡ. </w:delText>
        </w:r>
      </w:del>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42" w:date="2025-03-17T10:37: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42" w:date="2025-03-17T10:37:00Z">
        <w:bookmarkStart w:colFirst="0" w:colLast="0" w:name="_d8rien9n0sb5" w:id="33"/>
        <w:bookmarkEnd w:id="3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Tua bin trung áp có cấu tạo vỏ đơn. Vỏ thân cao áp, trung áp được đặt đồng tâm trên gối đỡ phía trước và gối đỡ ở giữa.</w:delText>
        </w:r>
      </w:del>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42" w:date="2025-03-17T10:37: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42" w:date="2025-03-17T10:37:00Z">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delText xml:space="preserve">- Tua bin hạ áp: </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Phần tua bin hạ áp gồm hai (02) tua bin hạ áp, loại dòng xả kép, hướng xuống dưới. </w:delText>
        </w:r>
      </w:del>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42" w:date="2025-03-17T10:37: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42" w:date="2025-03-17T10:3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delText xml:space="preserve">Mỗi tua bin hạ áp gồm môt khoang được chế tạo từ thép các bon (tương đương  ASTM  A36) cùng với thân bên trong bằng thép các bon đặt đồng tâm. Các tầng cánh hạ áp được đặt đồng tâm ở thân bên trong.</w:delText>
        </w:r>
      </w:del>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42" w:date="2025-03-17T10:37: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42" w:date="2025-03-17T10:37:00Z">
        <w:bookmarkStart w:colFirst="0" w:colLast="0" w:name="_qucccq7p2ew4" w:id="34"/>
        <w:bookmarkEnd w:id="3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Liên kết theo phương ngang được sử dụng để dễ dàng tháo lắp trong quá trình bảo dưỡng. Các màng bảo vệ quá áp được đặt ở nửa bên trên của vỏ ngoài để ngăn ngừa việc quá áp xảy ra trong phần tua bin hạ áp và bình ngưng. </w:delText>
        </w:r>
      </w:del>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42" w:date="2025-03-17T10:37: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42" w:date="2025-03-17T10:37:00Z">
        <w:bookmarkStart w:colFirst="0" w:colLast="0" w:name="_y5mmumvjob5w" w:id="35"/>
        <w:bookmarkEnd w:id="3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delText xml:space="preserve">- Rô to: </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Rô to tua bin cao áp, trung áp và rô to hạ áp được rèn từ thép nguyên khối. Mỗi rô tô được đỡ bởi hai gối đỡ và các rô to được nối với nhau bằng bu lông thông qua các khớp nối đồng bộ.</w:delText>
        </w:r>
      </w:del>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42" w:date="2025-03-17T10:37: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42" w:date="2025-03-17T10:37:00Z">
        <w:bookmarkStart w:colFirst="0" w:colLast="0" w:name="_83b8krm1jiwt" w:id="36"/>
        <w:bookmarkEnd w:id="36"/>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delText xml:space="preserve">- Các tầng cánh: </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Các ống phun cố định chế tạo từ hợp kim 12 Cr được đặt trong các vành cánh tĩnh chế tạo từ vật liệu chứa CrMoV, CrMo hoặc thép hơp kim các bon. Yêu cầu đối với vật liệu được xác định tùy theo các mức độ ứng suất và môi trường hoạt động. Với tầng cánh động sẽ được sử dụng các thiết kế cánh nhằm tối thiểu hóa sự mất cân bằng động. Việc kiểm soát rò rỉ được tối đa hóa nhằm giảm tổn thất hơi.</w:delText>
        </w:r>
      </w:del>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42" w:date="2025-03-17T10:37: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42" w:date="2025-03-17T10:37:00Z">
        <w:bookmarkStart w:colFirst="0" w:colLast="0" w:name="_76gfhs3xku44" w:id="37"/>
        <w:bookmarkEnd w:id="37"/>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delText xml:space="preserve">- Gối đỡ: </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Các gối đỡ sử dụng cả loại bạc nhiều miếng (tilting pad bearing) và loại bạc dạng e-líp (elliptical bearing). Các gối đỡ loại bạc nhiều miếng kép được sử dụng cho ba gối đỡ đầu tiên ( thân cáo áp, hạ áp và gối đỡ đầu tiên của thân hạ áp). Các gối đỡ đạng bạc nhiều miếng có khả năng tự đồng tâm lớn và vì vậy được sử dụng ở các vị trí có sự thay đổi nhiệt độ lớn hơn dẫn tới sự mất đồng tâm lớn. Các gối đỡ bạc dạng e-líp được sử dụng cho các gối đỡ còn lại của thân tua bin hạ áp. Các gối đỡ tua bin được phân tách theo phương ngang, cho phép tháo các ổ đỡ mà không cần tháo nửa thân bên trên.</w:delText>
        </w:r>
      </w:del>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42" w:date="2025-03-17T10:37: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42" w:date="2025-03-17T10:37:00Z">
        <w:bookmarkStart w:colFirst="0" w:colLast="0" w:name="_rl7y45gcxqry" w:id="38"/>
        <w:bookmarkEnd w:id="38"/>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delText xml:space="preserve">- Gối chặn: </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Gối chặn được đặt ở bệ đỡ phía trước, được sử dụng để định vị phương dọc trục của rô to và chống lại lực dọc trục. Ổ chặn sử dụng các tấm chặn bằng đồng làm tăng hiệu quả tản nhiệt của ổ chặn. Lớp ba bít được lắp các cặp nhiệt để giám sát nhiệt độ. </w:delText>
        </w:r>
      </w:del>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42" w:date="2025-03-17T10:37: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42" w:date="2025-03-17T10:37:00Z">
        <w:bookmarkStart w:colFirst="0" w:colLast="0" w:name="_j8mfpxk5r7xx" w:id="39"/>
        <w:bookmarkEnd w:id="39"/>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delText xml:space="preserve">- Hệ thống phun nước điều khiển nhiệt độ thân tua bin hạ áp: </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Khi vận hành ở chế độ tải thấp/thông hơi, phần tua bin hạ áp có khả năng bị quá nhiệt. Để kiểm soát sự quá nhiệt tua bin được trang bị hệ thống phun nước để làm mát vỏ tua bin hạ áp. Các van cấp nước sẽ hoạt động theo hệ thống điều khiển của tua bin. </w:delText>
        </w:r>
      </w:del>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42" w:date="2025-03-17T10:37: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42" w:date="2025-03-17T10:37:00Z">
        <w:bookmarkStart w:colFirst="0" w:colLast="0" w:name="_woz1yu76eu8" w:id="40"/>
        <w:bookmarkEnd w:id="40"/>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delText xml:space="preserve">- Hệ thống quay trục: </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Hệ thống quay trục được thiết kế để quay trục tua bin và máy phát ở tốc độ chậm ( từ 3 đến 7 vòng/phút) trong quá trình dừng máy và trong quá trình chuẩn bị cho khởi động. Để loại trừ khả năng gây cong vênh tạm thời gây nên bởi việc rô to duy trì ở trạng thái không quay trong quá trình làm mát, hệ thống quay trục sẽ liên tục quay trục tua bin và máy phát cho tới khi nó được làm mát đến nhiệt độ phù hợp.</w:delText>
        </w:r>
      </w:del>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42" w:date="2025-03-17T10:37: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42" w:date="2025-03-17T10:37:00Z">
        <w:bookmarkStart w:colFirst="0" w:colLast="0" w:name="_1c12udy4sqi1" w:id="41"/>
        <w:bookmarkEnd w:id="41"/>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delText xml:space="preserve">- Van chặn hơi chính: </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Các van chặn hơi chính truyền động bằng thủy lực là một phần của hệ thống dừng tua bin khẩn cấp. Chức năng chính của van là chặn dòng hơi đi vào tua bin nhanh nhất có thể trong các trường hợp điều kiện vận hành bất thường. Van chặn hơi chính không giống như van điều chỉnh, nó chỉ có hai vị trí hoạt động là mở hoàn toàn và đóng hoàn toàn. Các bộ lọc hơi được lắp đặt để ngăn cản các tạp vật đi qua van vào trong tua bin. Bộ lọc bao gồm một lưới lọc thô không cần thay thế, được đặt cố định và một lưới lọc tinh có khả năng thay thế để ngăn không cho các tạp vật trong quá trình lắp đặt hoặc sửa chữa đường ống lò hơi đi vào tua bin.</w:delText>
        </w:r>
      </w:del>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42" w:date="2025-03-17T10:37: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42" w:date="2025-03-17T10:37:00Z">
        <w:bookmarkStart w:colFirst="0" w:colLast="0" w:name="_2kxxx5f2q4uz" w:id="42"/>
        <w:bookmarkEnd w:id="42"/>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delText xml:space="preserve">- Van điều khiển: </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Các van điều khiển được nối với tua bin bằng bốn (04) ống dẫn hơi. Hai (02) ống dẫn hơi nối tới nửa bên trên của vỏ tua bin cao áp bằng các mặt bích và hai ống dẫn hơi còn lại nối tới nửa bên dưới của vỏ tua bin hạ áp bằng phương pháp hàn.</w:delText>
        </w:r>
      </w:del>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42" w:date="2025-03-17T10:37: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42" w:date="2025-03-17T10:37:00Z">
        <w:bookmarkStart w:colFirst="0" w:colLast="0" w:name="_mvjejv9jmuxn" w:id="43"/>
        <w:bookmarkEnd w:id="43"/>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delText xml:space="preserve">- Các van tái nhiệt tích hợp: </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Có hai van hơi tái nhiệt loại tích hợp, mỗi van đặt ở một phía của tua bin. Mục đích chính của van là bảo vệ tua bin không bị vượt tốc do hơi được trữ ở trong bộ tái nhiệt và đường ống hơi tái nhiệt. Mỗi van tái nhiệt tích hợp gồm một van dừng và một van điều chỉnh, một bộ lọc, tất cả được đặt trong một thân van để giảm kích thước và dễ dàng tháo lắp khi bảo dưỡng. Van dừng và van điều chỉnh hơi tái nhiệt được trang bị các bộ truyền động riêng rẽ và hoạt động hoàn toàn độc lập với nhau.</w:delText>
        </w:r>
      </w:del>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42" w:date="2025-03-17T10:37:00Z"/>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del w:author="LINH Cao Thuy" w:id="42" w:date="2025-03-17T10:37:00Z">
        <w:bookmarkStart w:colFirst="0" w:colLast="0" w:name="_7ry2d69lzwtn" w:id="44"/>
        <w:bookmarkEnd w:id="44"/>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delText xml:space="preserve">Thiết bị phụ trợ của tua bin</w:delText>
        </w:r>
      </w:del>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42" w:date="2025-03-17T10:37: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42" w:date="2025-03-17T10:37:00Z">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delText xml:space="preserve">- Hệ thống dầu bôi trơn: </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Hệ thống dầu bôi trơn được trang bị cho mỗi tua bin và máy phát để cung cấp dầu bôi trơn tới các gối trục của tua bin và máy phát nhằm giảm ma sát trong giữa ngõng trục và gối trục, đồng thời làm mát cho thiết bị. Sơ đồ công nghệ hệ thống dầu bôi trơn tua bin được thể hiện trên bản vẽ số 07.2013-NS2-ME-00.12.</w:delText>
        </w:r>
      </w:del>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42" w:date="2025-03-17T10:37: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42" w:date="2025-03-17T10:3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Hệ thống dầu bôi trơn tua bin máy phát gồm các thiết bị chính sau:</w:delText>
        </w:r>
      </w:del>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42" w:date="2025-03-17T10:37: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42" w:date="2025-03-17T10:37:00Z">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delText xml:space="preserve">- Bể dầu bôi trơn: </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Một bể dầu bôi trơn bằng thép hàn được trang bị với dung tích đủ để chứa lượng dầu đáp ứng yêu cầu của hệ thống bơm và cả lượng dầu trở về từ các gối trục. Bể dầu được đặt ở sàn bên dưới sàn vận hành tua bin để dầu có thể xả từ các gối trục nhờ trọng lượng. Mực dầu trong bể luôn được cung cấp để đảm bảo ngập tất cả các bơm và đảm bảo tỷ lệ tuần hoàn thấp. Tỷ lệ tuần hoàn thấp và sự xáo trộn nhỏ nhất cho phép dầu quay trở về loại bỏ hết không khí trước khi đưa tới đầu hút của bơm.</w:delText>
        </w:r>
      </w:del>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42" w:date="2025-03-17T10:37: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42" w:date="2025-03-17T10:3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delText xml:space="preserve">Hai (02) quạt hút hơi dầu truyền động bằng động cơ điện xoay chiều được lắp đặt để tạo ra áp suất âm trong bể dầu. Điều này sẽ tạo nên dòng không khí đi qua bộ hướng dòng dầu đặt trong vỏ các gối trục làm loại trừ việc rò rỉ dầu qua các bộ hướng dòng dầu.</w:delText>
        </w:r>
      </w:del>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42" w:date="2025-03-17T10:37: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42" w:date="2025-03-17T10:37:00Z">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delText xml:space="preserve">- Bơm dầu bôi trơn: </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Hai (02) bơm dầu bôi trơn truyền động bằng động cơ điện xoay chiều được bố trí kiểu song song, một bơm hoạt động và một bơm dự phòng. Khi bơm đang hoạt động bị lỗi, công tắc áp suất sẽ cung cấp tín hiệu để khởi động bơm dự phòng dựa trên sự sụt áp dầu bôi trơn. </w:delText>
        </w:r>
      </w:del>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42" w:date="2025-03-17T10:37: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42" w:date="2025-03-17T10:3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Một bơm dầu bôi trơn truyền động bằng động cơ điện một chiều được lắp đặt để cung cấp dầu trong trường hợp cả hai bơm dầu truyền động bằng động cơ điện xoay chiều bị lỗi. Ngoải ra, trong trường hợp nguồn cung cấp điện cho bơm đang vận hành bị gián đoạn, bơm dự phòng sẽ được đưa vào làm việc.</w:delText>
        </w:r>
      </w:del>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42" w:date="2025-03-17T10:37: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42" w:date="2025-03-17T10:37:00Z">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delText xml:space="preserve">- Bộ làm mát dầu: </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Hai (02) 100% bộ làm mát dầu bằng nước được lắp đặt để làm mát dầu trước khi nó được cấp tới các gối trục. Một bộ làm mát dầu làm việc và bộ còn lại ở trạng thái dự phòng. Điều này cho phép tháo một bộ làm mát dầu để sửa chữa hoặc thay thế mà không phải dừng tua bin.</w:delText>
        </w:r>
      </w:del>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42" w:date="2025-03-17T10:37:00Z">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delText xml:space="preserve">- Đặc tính kỹ thuật hệ thống dầu bôi trơn: </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Đặc tính kỹ thuật hệ thống dầu bôi trơn tua bin như sau:</w:delText>
        </w:r>
      </w:del>
      <w:r w:rsidDel="00000000" w:rsidR="00000000" w:rsidRPr="00000000">
        <w:rPr>
          <w:rtl w:val="0"/>
        </w:rPr>
      </w:r>
    </w:p>
    <w:tbl>
      <w:tblPr>
        <w:tblStyle w:val="Table5"/>
        <w:tblW w:w="8788.0" w:type="dxa"/>
        <w:jc w:val="left"/>
        <w:tblLayout w:type="fixed"/>
        <w:tblLook w:val="0400"/>
      </w:tblPr>
      <w:tblGrid>
        <w:gridCol w:w="3119"/>
        <w:gridCol w:w="5669"/>
        <w:tblGridChange w:id="0">
          <w:tblGrid>
            <w:gridCol w:w="3119"/>
            <w:gridCol w:w="5669"/>
          </w:tblGrid>
        </w:tblGridChange>
      </w:tblGrid>
      <w:tr>
        <w:trPr>
          <w:cantSplit w:val="0"/>
          <w:tblHeader w:val="0"/>
          <w:del w:author="LINH Cao Thuy" w:id="44" w:date="2025-03-17T10:38:00Z"/>
        </w:trPr>
        <w:tc>
          <w:tcPr>
            <w:shd w:fill="auto" w:val="clear"/>
          </w:tcPr>
          <w:p w:rsidR="00000000" w:rsidDel="00000000" w:rsidP="00000000" w:rsidRDefault="00000000" w:rsidRPr="00000000" w14:paraId="0000018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44" w:date="2025-03-17T10:38:00Z"/>
                <w:b w:val="0"/>
                <w:bCs w:val="0"/>
                <w:i w:val="0"/>
                <w:iCs w:val="0"/>
                <w:smallCaps w:val="0"/>
                <w:strike w:val="0"/>
                <w:color w:val="000000"/>
                <w:sz w:val="26"/>
                <w:szCs w:val="26"/>
                <w:u w:val="none"/>
                <w:shd w:fill="auto" w:val="clear"/>
                <w:vertAlign w:val="baseline"/>
              </w:rPr>
            </w:pPr>
            <w:del w:author="LINH Cao Thuy" w:id="44" w:date="2025-03-17T10:38: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Bể dầu bôi trơn:</w:delText>
              </w:r>
            </w:del>
          </w:p>
        </w:tc>
        <w:tc>
          <w:tcPr>
            <w:shd w:fill="auto" w:val="clear"/>
          </w:tcPr>
          <w:p w:rsidR="00000000" w:rsidDel="00000000" w:rsidP="00000000" w:rsidRDefault="00000000" w:rsidRPr="00000000" w14:paraId="0000018D">
            <w:pPr>
              <w:tabs>
                <w:tab w:val="left" w:leader="none" w:pos="720"/>
              </w:tabs>
              <w:rPr>
                <w:del w:author="LINH Cao Thuy" w:id="44" w:date="2025-03-17T10:38:00Z"/>
              </w:rPr>
            </w:pPr>
            <w:del w:author="LINH Cao Thuy" w:id="44" w:date="2025-03-17T10:38:00Z">
              <w:r w:rsidDel="00000000" w:rsidR="00000000" w:rsidRPr="00000000">
                <w:rPr>
                  <w:rtl w:val="0"/>
                </w:rPr>
                <w:delText xml:space="preserve">01 bể, cấu tạo bằng thép hàn, dung tích phù hợp.</w:delText>
              </w:r>
            </w:del>
          </w:p>
        </w:tc>
      </w:tr>
      <w:tr>
        <w:trPr>
          <w:cantSplit w:val="0"/>
          <w:tblHeader w:val="0"/>
          <w:del w:author="LINH Cao Thuy" w:id="44" w:date="2025-03-17T10:38:00Z"/>
        </w:trPr>
        <w:tc>
          <w:tcPr>
            <w:shd w:fill="auto" w:val="clear"/>
          </w:tcPr>
          <w:p w:rsidR="00000000" w:rsidDel="00000000" w:rsidP="00000000" w:rsidRDefault="00000000" w:rsidRPr="00000000" w14:paraId="0000018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44" w:date="2025-03-17T10:38:00Z"/>
                <w:b w:val="0"/>
                <w:bCs w:val="0"/>
                <w:i w:val="0"/>
                <w:iCs w:val="0"/>
                <w:smallCaps w:val="0"/>
                <w:strike w:val="0"/>
                <w:color w:val="000000"/>
                <w:sz w:val="26"/>
                <w:szCs w:val="26"/>
                <w:u w:val="none"/>
                <w:shd w:fill="auto" w:val="clear"/>
                <w:vertAlign w:val="baseline"/>
              </w:rPr>
            </w:pPr>
            <w:del w:author="LINH Cao Thuy" w:id="44" w:date="2025-03-17T10:38: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Bơm dầu chính:</w:delText>
              </w:r>
            </w:del>
          </w:p>
        </w:tc>
        <w:tc>
          <w:tcPr>
            <w:shd w:fill="auto" w:val="clear"/>
          </w:tcPr>
          <w:p w:rsidR="00000000" w:rsidDel="00000000" w:rsidP="00000000" w:rsidRDefault="00000000" w:rsidRPr="00000000" w14:paraId="0000018F">
            <w:pPr>
              <w:tabs>
                <w:tab w:val="left" w:leader="none" w:pos="720"/>
              </w:tabs>
              <w:rPr>
                <w:del w:author="LINH Cao Thuy" w:id="44" w:date="2025-03-17T10:38:00Z"/>
              </w:rPr>
            </w:pPr>
            <w:del w:author="LINH Cao Thuy" w:id="44" w:date="2025-03-17T10:38:00Z">
              <w:r w:rsidDel="00000000" w:rsidR="00000000" w:rsidRPr="00000000">
                <w:rPr>
                  <w:rtl w:val="0"/>
                </w:rPr>
                <w:delText xml:space="preserve">01 bơm, loại ly tâm, truyền động bằng động cơ điện xoay chiều.</w:delText>
              </w:r>
            </w:del>
          </w:p>
        </w:tc>
      </w:tr>
      <w:tr>
        <w:trPr>
          <w:cantSplit w:val="0"/>
          <w:tblHeader w:val="0"/>
          <w:del w:author="LINH Cao Thuy" w:id="44" w:date="2025-03-17T10:38:00Z"/>
        </w:trPr>
        <w:tc>
          <w:tcPr>
            <w:shd w:fill="auto" w:val="clear"/>
          </w:tcPr>
          <w:p w:rsidR="00000000" w:rsidDel="00000000" w:rsidP="00000000" w:rsidRDefault="00000000" w:rsidRPr="00000000" w14:paraId="0000019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44" w:date="2025-03-17T10:38:00Z"/>
                <w:b w:val="0"/>
                <w:bCs w:val="0"/>
                <w:i w:val="0"/>
                <w:iCs w:val="0"/>
                <w:smallCaps w:val="0"/>
                <w:strike w:val="0"/>
                <w:color w:val="000000"/>
                <w:sz w:val="26"/>
                <w:szCs w:val="26"/>
                <w:u w:val="none"/>
                <w:shd w:fill="auto" w:val="clear"/>
                <w:vertAlign w:val="baseline"/>
              </w:rPr>
            </w:pPr>
            <w:del w:author="LINH Cao Thuy" w:id="44" w:date="2025-03-17T10:38: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Bơm dầu phụ:</w:delText>
              </w:r>
            </w:del>
          </w:p>
        </w:tc>
        <w:tc>
          <w:tcPr>
            <w:shd w:fill="auto" w:val="clear"/>
          </w:tcPr>
          <w:p w:rsidR="00000000" w:rsidDel="00000000" w:rsidP="00000000" w:rsidRDefault="00000000" w:rsidRPr="00000000" w14:paraId="00000191">
            <w:pPr>
              <w:tabs>
                <w:tab w:val="left" w:leader="none" w:pos="720"/>
              </w:tabs>
              <w:rPr>
                <w:del w:author="LINH Cao Thuy" w:id="44" w:date="2025-03-17T10:38:00Z"/>
              </w:rPr>
            </w:pPr>
            <w:del w:author="LINH Cao Thuy" w:id="44" w:date="2025-03-17T10:38:00Z">
              <w:r w:rsidDel="00000000" w:rsidR="00000000" w:rsidRPr="00000000">
                <w:rPr>
                  <w:rtl w:val="0"/>
                </w:rPr>
                <w:delText xml:space="preserve">01 bơm, loại ly tâm, truyền động bằng động cơ điện xoay chiều.</w:delText>
              </w:r>
            </w:del>
          </w:p>
        </w:tc>
      </w:tr>
      <w:tr>
        <w:trPr>
          <w:cantSplit w:val="0"/>
          <w:tblHeader w:val="0"/>
          <w:del w:author="LINH Cao Thuy" w:id="44" w:date="2025-03-17T10:38:00Z"/>
        </w:trPr>
        <w:tc>
          <w:tcPr>
            <w:shd w:fill="auto" w:val="clear"/>
          </w:tcPr>
          <w:p w:rsidR="00000000" w:rsidDel="00000000" w:rsidP="00000000" w:rsidRDefault="00000000" w:rsidRPr="00000000" w14:paraId="0000019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44" w:date="2025-03-17T10:38:00Z"/>
                <w:b w:val="0"/>
                <w:bCs w:val="0"/>
                <w:i w:val="0"/>
                <w:iCs w:val="0"/>
                <w:smallCaps w:val="0"/>
                <w:strike w:val="0"/>
                <w:color w:val="000000"/>
                <w:sz w:val="26"/>
                <w:szCs w:val="26"/>
                <w:u w:val="none"/>
                <w:shd w:fill="auto" w:val="clear"/>
                <w:vertAlign w:val="baseline"/>
              </w:rPr>
            </w:pPr>
            <w:del w:author="LINH Cao Thuy" w:id="44" w:date="2025-03-17T10:38: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Bơm dầu khẩn cấp:</w:delText>
              </w:r>
            </w:del>
          </w:p>
        </w:tc>
        <w:tc>
          <w:tcPr>
            <w:shd w:fill="auto" w:val="clear"/>
          </w:tcPr>
          <w:p w:rsidR="00000000" w:rsidDel="00000000" w:rsidP="00000000" w:rsidRDefault="00000000" w:rsidRPr="00000000" w14:paraId="00000193">
            <w:pPr>
              <w:tabs>
                <w:tab w:val="left" w:leader="none" w:pos="720"/>
              </w:tabs>
              <w:rPr>
                <w:del w:author="LINH Cao Thuy" w:id="44" w:date="2025-03-17T10:38:00Z"/>
              </w:rPr>
            </w:pPr>
            <w:del w:author="LINH Cao Thuy" w:id="44" w:date="2025-03-17T10:38:00Z">
              <w:r w:rsidDel="00000000" w:rsidR="00000000" w:rsidRPr="00000000">
                <w:rPr>
                  <w:rtl w:val="0"/>
                </w:rPr>
                <w:delText xml:space="preserve">01 bơm, loại ly tâm, truyền động bằng động cơ điện một chiều.</w:delText>
              </w:r>
            </w:del>
          </w:p>
        </w:tc>
      </w:tr>
      <w:tr>
        <w:trPr>
          <w:cantSplit w:val="0"/>
          <w:tblHeader w:val="0"/>
          <w:del w:author="LINH Cao Thuy" w:id="44" w:date="2025-03-17T10:38:00Z"/>
        </w:trPr>
        <w:tc>
          <w:tcPr>
            <w:shd w:fill="auto" w:val="clear"/>
          </w:tcPr>
          <w:p w:rsidR="00000000" w:rsidDel="00000000" w:rsidP="00000000" w:rsidRDefault="00000000" w:rsidRPr="00000000" w14:paraId="0000019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44" w:date="2025-03-17T10:38:00Z"/>
                <w:b w:val="0"/>
                <w:bCs w:val="0"/>
                <w:i w:val="0"/>
                <w:iCs w:val="0"/>
                <w:smallCaps w:val="0"/>
                <w:strike w:val="0"/>
                <w:color w:val="000000"/>
                <w:sz w:val="26"/>
                <w:szCs w:val="26"/>
                <w:u w:val="none"/>
                <w:shd w:fill="auto" w:val="clear"/>
                <w:vertAlign w:val="baseline"/>
              </w:rPr>
            </w:pPr>
            <w:del w:author="LINH Cao Thuy" w:id="44" w:date="2025-03-17T10:38: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Bộ làm mát dầu:</w:delText>
              </w:r>
            </w:del>
          </w:p>
        </w:tc>
        <w:tc>
          <w:tcPr>
            <w:shd w:fill="auto" w:val="clear"/>
          </w:tcPr>
          <w:p w:rsidR="00000000" w:rsidDel="00000000" w:rsidP="00000000" w:rsidRDefault="00000000" w:rsidRPr="00000000" w14:paraId="00000195">
            <w:pPr>
              <w:tabs>
                <w:tab w:val="left" w:leader="none" w:pos="720"/>
              </w:tabs>
              <w:rPr>
                <w:del w:author="LINH Cao Thuy" w:id="44" w:date="2025-03-17T10:38:00Z"/>
              </w:rPr>
            </w:pPr>
            <w:del w:author="LINH Cao Thuy" w:id="44" w:date="2025-03-17T10:38:00Z">
              <w:r w:rsidDel="00000000" w:rsidR="00000000" w:rsidRPr="00000000">
                <w:rPr>
                  <w:rtl w:val="0"/>
                </w:rPr>
                <w:delText xml:space="preserve">02 bộ, dạng ống vỏ, làm mát bằng nước.</w:delText>
              </w:r>
            </w:del>
          </w:p>
        </w:tc>
      </w:tr>
      <w:tr>
        <w:trPr>
          <w:cantSplit w:val="0"/>
          <w:tblHeader w:val="0"/>
          <w:del w:author="LINH Cao Thuy" w:id="44" w:date="2025-03-17T10:38:00Z"/>
        </w:trPr>
        <w:tc>
          <w:tcPr>
            <w:shd w:fill="auto" w:val="clear"/>
          </w:tcPr>
          <w:p w:rsidR="00000000" w:rsidDel="00000000" w:rsidP="00000000" w:rsidRDefault="00000000" w:rsidRPr="00000000" w14:paraId="0000019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44" w:date="2025-03-17T10:38:00Z"/>
                <w:b w:val="0"/>
                <w:bCs w:val="0"/>
                <w:i w:val="0"/>
                <w:iCs w:val="0"/>
                <w:smallCaps w:val="0"/>
                <w:strike w:val="0"/>
                <w:color w:val="000000"/>
                <w:sz w:val="26"/>
                <w:szCs w:val="26"/>
                <w:u w:val="none"/>
                <w:shd w:fill="auto" w:val="clear"/>
                <w:vertAlign w:val="baseline"/>
              </w:rPr>
            </w:pPr>
            <w:del w:author="LINH Cao Thuy" w:id="44" w:date="2025-03-17T10:38: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Bộ lọc dầu:</w:delText>
              </w:r>
            </w:del>
          </w:p>
        </w:tc>
        <w:tc>
          <w:tcPr>
            <w:shd w:fill="auto" w:val="clear"/>
          </w:tcPr>
          <w:p w:rsidR="00000000" w:rsidDel="00000000" w:rsidP="00000000" w:rsidRDefault="00000000" w:rsidRPr="00000000" w14:paraId="00000197">
            <w:pPr>
              <w:tabs>
                <w:tab w:val="left" w:leader="none" w:pos="720"/>
              </w:tabs>
              <w:rPr>
                <w:del w:author="LINH Cao Thuy" w:id="44" w:date="2025-03-17T10:38:00Z"/>
              </w:rPr>
            </w:pPr>
            <w:del w:author="LINH Cao Thuy" w:id="44" w:date="2025-03-17T10:38:00Z">
              <w:r w:rsidDel="00000000" w:rsidR="00000000" w:rsidRPr="00000000">
                <w:rPr>
                  <w:rtl w:val="0"/>
                </w:rPr>
                <w:delText xml:space="preserve">02 bộ, có thể chuyển đổi trong quá trình hoạt động.</w:delText>
              </w:r>
            </w:del>
          </w:p>
        </w:tc>
      </w:tr>
      <w:tr>
        <w:trPr>
          <w:cantSplit w:val="0"/>
          <w:tblHeader w:val="0"/>
          <w:del w:author="LINH Cao Thuy" w:id="44" w:date="2025-03-17T10:38:00Z"/>
        </w:trPr>
        <w:tc>
          <w:tcPr>
            <w:shd w:fill="auto" w:val="clear"/>
          </w:tcPr>
          <w:p w:rsidR="00000000" w:rsidDel="00000000" w:rsidP="00000000" w:rsidRDefault="00000000" w:rsidRPr="00000000" w14:paraId="0000019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44" w:date="2025-03-17T10:38:00Z"/>
                <w:b w:val="0"/>
                <w:bCs w:val="0"/>
                <w:i w:val="0"/>
                <w:iCs w:val="0"/>
                <w:smallCaps w:val="0"/>
                <w:strike w:val="0"/>
                <w:color w:val="000000"/>
                <w:sz w:val="26"/>
                <w:szCs w:val="26"/>
                <w:u w:val="none"/>
                <w:shd w:fill="auto" w:val="clear"/>
                <w:vertAlign w:val="baseline"/>
              </w:rPr>
            </w:pPr>
            <w:del w:author="LINH Cao Thuy" w:id="44" w:date="2025-03-17T10:38: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Quạt hút hơi dầu:</w:delText>
              </w:r>
            </w:del>
          </w:p>
        </w:tc>
        <w:tc>
          <w:tcPr>
            <w:shd w:fill="auto" w:val="clear"/>
          </w:tcPr>
          <w:p w:rsidR="00000000" w:rsidDel="00000000" w:rsidP="00000000" w:rsidRDefault="00000000" w:rsidRPr="00000000" w14:paraId="00000199">
            <w:pPr>
              <w:tabs>
                <w:tab w:val="left" w:leader="none" w:pos="720"/>
              </w:tabs>
              <w:rPr>
                <w:del w:author="LINH Cao Thuy" w:id="44" w:date="2025-03-17T10:38:00Z"/>
              </w:rPr>
            </w:pPr>
            <w:del w:author="LINH Cao Thuy" w:id="44" w:date="2025-03-17T10:38:00Z">
              <w:r w:rsidDel="00000000" w:rsidR="00000000" w:rsidRPr="00000000">
                <w:rPr>
                  <w:rtl w:val="0"/>
                </w:rPr>
                <w:delText xml:space="preserve">02 bộ, truyền động bằng động cơ điện xoay chiều.</w:delText>
              </w:r>
            </w:del>
          </w:p>
        </w:tc>
      </w:tr>
    </w:tbl>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45" w:date="2025-03-17T10:38: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45" w:date="2025-03-17T10:38:00Z">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delText xml:space="preserve">- Hệ thống dầu thủy lực:</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 Hệ thống dầu thủy lực cung cấp dầu chống cháy với áp suất cao tới trực tiếp bộ phận dẫn động của van trong cơ cấu truyền động để mở và đóng các van hơi, và trực tiếp đóng van thông qua một loại các thiết bị dừng khẩn cấp. Hệ thống dầu thủy lực gồm các thiết bị chính sau: Bồn dầu thủy lực, hệ thống bơm dầu, hệ thống làm sạch dầu.</w:delText>
        </w:r>
      </w:del>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45" w:date="2025-03-17T10:38: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Đặc tính kỹ thuật chính hệ thống làm sạch dầu thủy lực như sau:</w:delText>
        </w:r>
      </w:del>
      <w:r w:rsidDel="00000000" w:rsidR="00000000" w:rsidRPr="00000000">
        <w:rPr>
          <w:rtl w:val="0"/>
        </w:rPr>
      </w:r>
    </w:p>
    <w:tbl>
      <w:tblPr>
        <w:tblStyle w:val="Table6"/>
        <w:tblW w:w="8788.0" w:type="dxa"/>
        <w:jc w:val="left"/>
        <w:tblLayout w:type="fixed"/>
        <w:tblLook w:val="0400"/>
      </w:tblPr>
      <w:tblGrid>
        <w:gridCol w:w="3261"/>
        <w:gridCol w:w="5527"/>
        <w:tblGridChange w:id="0">
          <w:tblGrid>
            <w:gridCol w:w="3261"/>
            <w:gridCol w:w="5527"/>
          </w:tblGrid>
        </w:tblGridChange>
      </w:tblGrid>
      <w:tr>
        <w:trPr>
          <w:cantSplit w:val="0"/>
          <w:tblHeader w:val="0"/>
          <w:del w:author="LINH Cao Thuy" w:id="46" w:date="2025-03-17T10:38:00Z"/>
        </w:trPr>
        <w:tc>
          <w:tcPr>
            <w:shd w:fill="auto" w:val="clear"/>
          </w:tcPr>
          <w:p w:rsidR="00000000" w:rsidDel="00000000" w:rsidP="00000000" w:rsidRDefault="00000000" w:rsidRPr="00000000" w14:paraId="0000019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46" w:date="2025-03-17T10:38:00Z"/>
                <w:b w:val="0"/>
                <w:bCs w:val="0"/>
                <w:i w:val="0"/>
                <w:iCs w:val="0"/>
                <w:smallCaps w:val="0"/>
                <w:strike w:val="0"/>
                <w:color w:val="000000"/>
                <w:sz w:val="26"/>
                <w:szCs w:val="26"/>
                <w:u w:val="none"/>
                <w:shd w:fill="auto" w:val="clear"/>
                <w:vertAlign w:val="baseline"/>
              </w:rPr>
            </w:pPr>
            <w:del w:author="LINH Cao Thuy" w:id="46" w:date="2025-03-17T10:38: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Bể chứa dầu:</w:delText>
              </w:r>
            </w:del>
          </w:p>
        </w:tc>
        <w:tc>
          <w:tcPr>
            <w:shd w:fill="auto" w:val="clea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del w:author="LINH Cao Thuy" w:id="46" w:date="2025-03-17T10:38: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46" w:date="2025-03-17T10:38: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01 bể, cấu tạo từ thép không gỉ, có dung tích phù hợp.</w:delText>
              </w:r>
            </w:del>
          </w:p>
        </w:tc>
      </w:tr>
      <w:tr>
        <w:trPr>
          <w:cantSplit w:val="0"/>
          <w:tblHeader w:val="0"/>
          <w:del w:author="LINH Cao Thuy" w:id="46" w:date="2025-03-17T10:38:00Z"/>
        </w:trPr>
        <w:tc>
          <w:tcPr>
            <w:shd w:fill="auto" w:val="clear"/>
          </w:tcPr>
          <w:p w:rsidR="00000000" w:rsidDel="00000000" w:rsidP="00000000" w:rsidRDefault="00000000" w:rsidRPr="00000000" w14:paraId="0000019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46" w:date="2025-03-17T10:38:00Z"/>
                <w:b w:val="0"/>
                <w:bCs w:val="0"/>
                <w:i w:val="0"/>
                <w:iCs w:val="0"/>
                <w:smallCaps w:val="0"/>
                <w:strike w:val="0"/>
                <w:color w:val="000000"/>
                <w:sz w:val="26"/>
                <w:szCs w:val="26"/>
                <w:u w:val="none"/>
                <w:shd w:fill="auto" w:val="clear"/>
                <w:vertAlign w:val="baseline"/>
              </w:rPr>
            </w:pPr>
            <w:del w:author="LINH Cao Thuy" w:id="46" w:date="2025-03-17T10:38: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Bơm dầu thủy lực:</w:delText>
              </w:r>
            </w:del>
          </w:p>
        </w:tc>
        <w:tc>
          <w:tcPr>
            <w:shd w:fill="auto" w:val="clea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del w:author="LINH Cao Thuy" w:id="46" w:date="2025-03-17T10:38: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46" w:date="2025-03-17T10:38: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02 bơm, loại bơm thể tích có hành trình thay đổi được, truyền động bằng động cơ điện xoay chiều.</w:delText>
              </w:r>
            </w:del>
          </w:p>
        </w:tc>
      </w:tr>
      <w:tr>
        <w:trPr>
          <w:cantSplit w:val="0"/>
          <w:tblHeader w:val="0"/>
          <w:del w:author="LINH Cao Thuy" w:id="46" w:date="2025-03-17T10:38:00Z"/>
        </w:trPr>
        <w:tc>
          <w:tcPr>
            <w:shd w:fill="auto" w:val="clear"/>
          </w:tcPr>
          <w:p w:rsidR="00000000" w:rsidDel="00000000" w:rsidP="00000000" w:rsidRDefault="00000000" w:rsidRPr="00000000" w14:paraId="000001A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46" w:date="2025-03-17T10:38:00Z"/>
                <w:b w:val="0"/>
                <w:bCs w:val="0"/>
                <w:i w:val="0"/>
                <w:iCs w:val="0"/>
                <w:smallCaps w:val="0"/>
                <w:strike w:val="0"/>
                <w:color w:val="000000"/>
                <w:sz w:val="26"/>
                <w:szCs w:val="26"/>
                <w:u w:val="none"/>
                <w:shd w:fill="auto" w:val="clear"/>
                <w:vertAlign w:val="baseline"/>
              </w:rPr>
            </w:pPr>
            <w:del w:author="LINH Cao Thuy" w:id="46" w:date="2025-03-17T10:38: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Bộ làm mát dầu thủy lực:</w:delText>
              </w:r>
            </w:del>
          </w:p>
        </w:tc>
        <w:tc>
          <w:tcPr>
            <w:shd w:fill="auto" w:val="clear"/>
          </w:tcPr>
          <w:p w:rsidR="00000000" w:rsidDel="00000000" w:rsidP="00000000" w:rsidRDefault="00000000" w:rsidRPr="00000000" w14:paraId="000001A1">
            <w:pPr>
              <w:widowControl w:val="1"/>
              <w:spacing w:line="240" w:lineRule="auto"/>
              <w:rPr>
                <w:del w:author="LINH Cao Thuy" w:id="46" w:date="2025-03-17T10:38:00Z"/>
              </w:rPr>
            </w:pPr>
            <w:del w:author="LINH Cao Thuy" w:id="46" w:date="2025-03-17T10:38:00Z">
              <w:r w:rsidDel="00000000" w:rsidR="00000000" w:rsidRPr="00000000">
                <w:rPr>
                  <w:rtl w:val="0"/>
                </w:rPr>
                <w:delText xml:space="preserve">02 bộ, làm mát bằng nước.</w:delText>
              </w:r>
            </w:del>
          </w:p>
        </w:tc>
      </w:tr>
    </w:tbl>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47" w:date="2025-03-17T10:38: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47" w:date="2025-03-17T10:38:00Z">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delText xml:space="preserve">- Hệ thống chèn trục:</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 Hệ thống chèn trục được thiết kế để chèn tua bin cao áp, trung áp và cung cấp hơi tới chèn kín tua bin hạ áp. Thành phần cơ bản của hệ thống gồm các bộ chèn trục, hệ thống hơi chèn và hệ thống rút hơi chèn.</w:delText>
        </w:r>
      </w:del>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47" w:date="2025-03-17T10:38: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47" w:date="2025-03-17T10:38:00Z">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delText xml:space="preserve">- Bộ điều chỉnh hơi chèn: </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Hệ thống hơi chèn được thiết kế để duy trì áp suất hơi trong ống góp hơi chèn được nối với các bộ chèn. Tại thời điểm tua bin đang quay trục, toàn bộ tua bin ở trạng thái chân không. Van cấp hơi chèn được thiết kế để điều chỉnh áp suất trong ống góp bằng cách lấy hơi từ ống góp hơi chính. Khi áp suất hơi trong tua bin tăng lên cùng với việc tăng tải, lưu lượng hơi từ ống góp cấp hơi tới bộ chèn cao áp và trung áp sẽ giảm bớt và van cấp hơi chèn đóng bớt để duy trì áp suất ống góp. Khi tổ máy ở chế độ tự chèn, van cấp hơi chèn đóng hoàn toàn. Khi tải tăng thêm và lưu lượng hơi từ các bộ chèn sẽ làm tăng áp suất trong ống góp. Một van thoát hơi chèn sẽ được cung cấp để đưa lượng hơi thừa tới bình ngưng và duy trì áp suất bình thường trong ống góp. Tất cả các van cấp hơi chèn và van thoát hơi chèn hoạt động tự động hoàn toàn bởi bộ điều khiển bằng khí nén tương tác với hệ thống điều khiển tua bin. </w:delText>
        </w:r>
      </w:del>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47" w:date="2025-03-17T10:38:00Z">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delText xml:space="preserve"> - Hệ thống rút hơi chèn: </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Hệ thống rút hơi chèn được thiết kế để rút hỗn hợp hơi và không khí từ các bộ chèn. Hơi chèn thoát ra được dẫn bằng đường ống tới phía vỏ của bộ trao đổi nhiệt bình ngưng hơi chèn, nơi hơi được ngưng tụ lại từ hỗn hợp hơi và không khí, nước ngưng được đưa trở lại bình ngưng chính của tổ máy. Bộ trao đổi nhiệt được làm mát bởi nước ngưng, và đưa nhiệt sinh ra từ quá trình ngưng tụ hơi nước trở lại chu trình. Hai quạt hút hơi chèn truyền động bằng động cơ điện được lắp đặt tại đầu ra của bình ngưng hơi chèn. Các quạt hút sẽ tạo ra áp suất âm trong hệ thống rút hơi chèn và đẩy không khí bão hòa còn lại ra ngoài môi trường</w:delText>
        </w:r>
      </w:de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A5">
      <w:pPr>
        <w:pStyle w:val="Heading4"/>
        <w:numPr>
          <w:ilvl w:val="3"/>
          <w:numId w:val="1"/>
        </w:numPr>
        <w:ind w:left="0" w:firstLine="0"/>
        <w:rPr/>
      </w:pPr>
      <w:r w:rsidDel="00000000" w:rsidR="00000000" w:rsidRPr="00000000">
        <w:rPr>
          <w:rtl w:val="0"/>
        </w:rPr>
        <w:t xml:space="preserve">Hệ thống khử lưu huỳnh (SOx) trong khói thải</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ins w:author="LINH Cao Thuy" w:id="48" w:date="2025-03-17T11:16: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ins w:author="LINH Cao Thuy" w:id="48" w:date="2025-03-17T11:16: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Khí thải sau lọc bụi tính điện (ESP) </w:t>
        </w:r>
        <w:r w:rsidDel="00000000" w:rsidR="00000000" w:rsidRPr="00000000">
          <w:rPr>
            <w:rFonts w:ascii="Wingdings 3" w:cs="Wingdings 3" w:eastAsia="Wingdings 3" w:hAnsi="Wingdings 3"/>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trao đổi nhiệt, khói </w:t>
        </w:r>
        <w:r w:rsidDel="00000000" w:rsidR="00000000" w:rsidRPr="00000000">
          <w:rPr>
            <w:rFonts w:ascii="Wingdings 3" w:cs="Wingdings 3" w:eastAsia="Wingdings 3" w:hAnsi="Wingdings 3"/>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Tháp hấp phụ </w:t>
        </w:r>
        <w:r w:rsidDel="00000000" w:rsidR="00000000" w:rsidRPr="00000000">
          <w:rPr>
            <w:rFonts w:ascii="Wingdings 3" w:cs="Wingdings 3" w:eastAsia="Wingdings 3" w:hAnsi="Wingdings 3"/>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trao đổi nhiệt, khói</w:t>
        </w:r>
        <w:r w:rsidDel="00000000" w:rsidR="00000000" w:rsidRPr="00000000">
          <w:rPr>
            <w:rFonts w:ascii="Wingdings 3" w:cs="Wingdings 3" w:eastAsia="Wingdings 3" w:hAnsi="Wingdings 3"/>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ống khói</w:t>
        </w:r>
        <w:r w:rsidDel="00000000" w:rsidR="00000000" w:rsidRPr="00000000">
          <w:rPr>
            <w:rFonts w:ascii="Wingdings 3" w:cs="Wingdings 3" w:eastAsia="Wingdings 3" w:hAnsi="Wingdings 3"/>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Môi trường.</w:t>
        </w:r>
      </w:ins>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nghệ hấp thụ SO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bằng đá vôi theo phương pháp ướt sử dụng bùn vôi </w:t>
      </w:r>
      <w:ins w:author="LINH Cao Thuy" w:id="49" w:date="2025-03-17T11:21: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và quá trình oxy hóa c</w:t>
        </w:r>
      </w:ins>
      <w:ins w:author="Nguyen Van Quang" w:id="50" w:date="2025-03-18T15:22: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ưỡng</w:t>
        </w:r>
      </w:ins>
      <w:ins w:author="LINH Cao Thuy" w:id="51" w:date="2025-03-17T11:21:00Z">
        <w:del w:author="Nguyen Van Quang" w:id="52" w:date="2025-03-18T15:22: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ướng</w:delText>
          </w:r>
        </w:de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bức  để</w:t>
        </w:r>
      </w:ins>
      <w:del w:author="LINH Cao Thuy" w:id="53" w:date="2025-03-17T11:22: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làm chất</w:delText>
        </w:r>
      </w:de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hấp thụ SO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x</w:t>
      </w:r>
      <w:ins w:author="LINH Cao Thuy" w:id="54" w:date="2025-03-17T11:25: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trong khói thải</w:t>
        </w:r>
      </w:ins>
      <w:del w:author="LINH Cao Thuy" w:id="54" w:date="2025-03-17T11:25: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 Công nghệ có </w:delText>
        </w:r>
      </w:de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phụ phẩm thương mại là thạch cao sử dụng cho lĩnh vực xây dựng. </w:t>
      </w:r>
      <w:ins w:author="LINH Cao Thuy" w:id="55" w:date="2025-03-17T11:26: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Một bộ phận hấp thụ được cung cấp cho mỗi lò hơi, khó thải từ quạt khói đi vào thiết bị hấp thụ loại tháp phun dạng hở thông qua đường ống cấp tại đầu vào của tháp và sau đó đi đến khói của nhà máy. Một bộ trao đổi nhiệt khói – khói (GGH) được sử dụng để tái sấy khói thải xử lý lên đến 80</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perscript"/>
            <w:rtl w:val="0"/>
            <w:rPrChange w:author="LINH Cao Thuy" w:id="56" w:date="2025-03-17T11:28:00Z">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rPrChange>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w:t>
        </w:r>
      </w:ins>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Chu trình vận hành của hệ thống như sau: Khói thải từ lò sau khi đi qua bộ lọc bụi ESP được quạt tăng áp (booster fan) thổi qua bộ trao đổi nhiệt GGH để làm nguội trước khi đi vào tháp hấp thụ. Bùn vôi được phun thành tia từ đỉnh của tháp hấp thụ và gặp khói thải đi ngược từ dưới lên, sau khi hấp thụ SO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bùn vôi được thu gom ở đáy của absorber và được tái tuần hoàn để hấp thụ SO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Bùn vôi mới được liên tục bổ sung vào tháp hấp thụ để duy trì độ pH. Một hệ thống quạt sục khí cung cấp gió cho bùn vôi của tháp hấp thụ nhằm oxid hóa CaSO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thành CaSO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Tại tháp hấp thụ SO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được bùn đá vôi hấp thụ và trở thành Calcium sulfit CaSO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được oxid hóa để trở thành Calcium sulfate CaSO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 (thạch cao) theo phản ứng sau:</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CaCO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SO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+1/2H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 = CaSO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 + CO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2</w:t>
      </w: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CaSO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 + ½ 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+ 3/2H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 = CaSO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ins w:author="LINH Cao Thuy" w:id="58" w:date="2025-03-17T13:21: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Thạch cao hình thành được </w:t>
      </w:r>
      <w:ins w:author="LINH Cao Thuy" w:id="57" w:date="2025-03-17T13:1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thu lại bằng thiết bị cyclon thủy lực, sau đó sẽ được thu lại bên dưới cyclon thủy lực và cáp trực tiếp đến thiết bị lọc chân không (hệ thống khử nước thạch cao) để tạo ra thạch cao thành phẩm (độ ẩm nhỏ hơn hoặc bằng 13%) và được đưa tới kho dự trữ. Phần còn lại có chứa đá vôi trơ được đưa trở lại thấp hấp thụ. Nước lọc đã lọc được được, nước lọc đã lọc được đưa đến bồn nước lọc để cấp bổ sung cho tháp hấp thụ và hệ thống hòa trộn đá vôi.</w:t>
        </w:r>
      </w:ins>
      <w:del w:author="LINH Cao Thuy" w:id="57" w:date="2025-03-17T13:17: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định kỳ rút ra khỏi đáy tháp hấp thụ để chuyển qua hệ thống rửa và khử nướ</w:delText>
        </w:r>
      </w:de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w:t>
      </w:r>
      <w:del w:author="LINH Cao Thuy" w:id="58" w:date="2025-03-17T13:21: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 trước khi được đưa tới kho dự trữ. </w:delText>
        </w:r>
      </w:del>
      <w:ins w:author="LINH Cao Thuy" w:id="58" w:date="2025-03-17T13:21:00Z">
        <w:r w:rsidDel="00000000" w:rsidR="00000000" w:rsidRPr="00000000">
          <w:rPr>
            <w:rtl w:val="0"/>
          </w:rPr>
        </w:r>
      </w:ins>
    </w:p>
    <w:p w:rsidR="00000000" w:rsidDel="00000000" w:rsidP="00000000" w:rsidRDefault="00000000" w:rsidRPr="00000000" w14:paraId="000001AD">
      <w:pPr>
        <w:pStyle w:val="Heading4"/>
        <w:numPr>
          <w:ilvl w:val="3"/>
          <w:numId w:val="1"/>
        </w:numPr>
        <w:ind w:left="0" w:firstLine="0"/>
        <w:rPr/>
      </w:pPr>
      <w:r w:rsidDel="00000000" w:rsidR="00000000" w:rsidRPr="00000000">
        <w:rPr>
          <w:rtl w:val="0"/>
        </w:rPr>
        <w:t xml:space="preserve">Hệ thống xử lý nước thải</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xử lý nước thải của NMNĐ </w:t>
      </w:r>
      <w:r w:rsidDel="00000000" w:rsidR="00000000" w:rsidRPr="00000000">
        <w:rPr>
          <w:rtl w:val="0"/>
        </w:rPr>
        <w:t xml:space="preserve">ABC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bao gồm các </w:t>
      </w:r>
      <w:del w:author="LINH Cao Thuy" w:id="59" w:date="2025-03-17T13:52: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thiết bị</w:delText>
        </w:r>
      </w:del>
      <w:ins w:author="LINH Cao Thuy" w:id="59" w:date="2025-03-17T13:52: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w:t>
        </w:r>
      </w:in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sau đây: </w:t>
      </w:r>
    </w:p>
    <w:p w:rsidR="00000000" w:rsidDel="00000000" w:rsidP="00000000" w:rsidRDefault="00000000" w:rsidRPr="00000000" w14:paraId="000001AF">
      <w:pPr>
        <w:keepNext w:val="0"/>
        <w:keepLines w:val="0"/>
        <w:pageBreakBefore w:val="0"/>
        <w:widowControl w:val="1"/>
        <w:numPr>
          <w:ilvl w:val="5"/>
          <w:numId w:val="4"/>
        </w:numPr>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ins w:author="LINH Cao Thuy" w:id="60" w:date="2025-03-17T13:51:00Z"/>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Hệ thống xử lý nước thải công nghiệp</w:t>
      </w:r>
      <w:ins w:author="LINH Cao Thuy" w:id="60" w:date="2025-03-17T13:51:00Z">
        <w:r w:rsidDel="00000000" w:rsidR="00000000" w:rsidRPr="00000000">
          <w:rPr>
            <w:rtl w:val="0"/>
          </w:rPr>
        </w:r>
      </w:ins>
    </w:p>
    <w:p w:rsidR="00000000" w:rsidDel="00000000" w:rsidP="00000000" w:rsidRDefault="00000000" w:rsidRPr="00000000" w14:paraId="000001B0">
      <w:pPr>
        <w:spacing w:after="120" w:line="312" w:lineRule="auto"/>
        <w:rPr>
          <w:ins w:author="LINH Cao Thuy" w:id="60" w:date="2025-03-17T13:51:00Z"/>
        </w:rPr>
      </w:pPr>
      <w:ins w:author="LINH Cao Thuy" w:id="60" w:date="2025-03-17T13:51:00Z">
        <w:r w:rsidDel="00000000" w:rsidR="00000000" w:rsidRPr="00000000">
          <w:rPr>
            <w:rtl w:val="0"/>
          </w:rPr>
          <w:t xml:space="preserve">Có nhiệm vụ xử lý các loại nước thải phát sinh tại Nhà máy trong quá trình sản xuất gồm nước thải nhiễm dầu, nước thải thường xuyên và nước thải không thường xuyên sẽ được thu gom và xử lý tại hệ thống xử lý nước thải công nghiệp. Hệ thống áp dụng công nghệ xử lý hóa lý (keo tụ/ tạo bộng -lắng – lọc) với công suất 180m</w:t>
        </w:r>
        <w:r w:rsidDel="00000000" w:rsidR="00000000" w:rsidRPr="00000000">
          <w:rPr>
            <w:vertAlign w:val="superscript"/>
            <w:rtl w:val="0"/>
          </w:rPr>
          <w:t xml:space="preserve">3</w:t>
        </w:r>
        <w:r w:rsidDel="00000000" w:rsidR="00000000" w:rsidRPr="00000000">
          <w:rPr>
            <w:rtl w:val="0"/>
          </w:rPr>
          <w:t xml:space="preserve">/giờ (4.320 m</w:t>
        </w:r>
        <w:r w:rsidDel="00000000" w:rsidR="00000000" w:rsidRPr="00000000">
          <w:rPr>
            <w:vertAlign w:val="superscript"/>
            <w:rtl w:val="0"/>
          </w:rPr>
          <w:t xml:space="preserve">3</w:t>
        </w:r>
        <w:r w:rsidDel="00000000" w:rsidR="00000000" w:rsidRPr="00000000">
          <w:rPr>
            <w:rtl w:val="0"/>
          </w:rPr>
          <w:t xml:space="preserve">/ngày đêm), chế độ vận hành liên tục.</w:t>
        </w:r>
      </w:ins>
    </w:p>
    <w:p w:rsidR="00000000" w:rsidDel="00000000" w:rsidP="00000000" w:rsidRDefault="00000000" w:rsidRPr="00000000" w14:paraId="000001B1">
      <w:pPr>
        <w:spacing w:after="120" w:line="312" w:lineRule="auto"/>
        <w:rPr>
          <w:ins w:author="LINH Cao Thuy" w:id="82" w:date="2025-03-17T13:51:00Z"/>
        </w:rPr>
      </w:pPr>
      <w:ins w:author="LINH Cao Thuy" w:id="60" w:date="2025-03-17T13:51:00Z">
        <w:r w:rsidDel="00000000" w:rsidR="00000000" w:rsidRPr="00000000">
          <w:rPr>
            <w:rtl w:val="0"/>
          </w:rPr>
          <w:t xml:space="preserve">Quy trình công nghệ: Nước thải đầu vào </w:t>
        </w:r>
      </w:ins>
      <w:ins w:author="LINH Cao Thuy" w:id="61" w:date="2025-03-17T13:51:00Z"/>
      <m:oMath>
        <w:ins w:author="LINH Cao Thuy" w:id="61" w:date="2025-03-17T13:51:00Z">
          <m:r>
            <m:t>→</m:t>
          </m:r>
        </w:ins>
      </m:oMath>
      <w:ins w:author="LINH Cao Thuy" w:id="61" w:date="2025-03-17T13:51:00Z"/>
      <w:ins w:author="LINH Cao Thuy" w:id="62" w:date="2025-03-17T13:51:00Z">
        <w:r w:rsidDel="00000000" w:rsidR="00000000" w:rsidRPr="00000000">
          <w:rPr>
            <w:rtl w:val="0"/>
          </w:rPr>
          <w:t xml:space="preserve"> Bể điều chỉnh pH </w:t>
        </w:r>
      </w:ins>
      <w:ins w:author="LINH Cao Thuy" w:id="63" w:date="2025-03-17T13:51:00Z"/>
      <m:oMath>
        <w:ins w:author="LINH Cao Thuy" w:id="63" w:date="2025-03-17T13:51:00Z">
          <m:r>
            <m:t>→</m:t>
          </m:r>
        </w:ins>
      </m:oMath>
      <w:ins w:author="LINH Cao Thuy" w:id="63" w:date="2025-03-17T13:51:00Z"/>
      <w:ins w:author="LINH Cao Thuy" w:id="64" w:date="2025-03-17T13:51:00Z">
        <w:r w:rsidDel="00000000" w:rsidR="00000000" w:rsidRPr="00000000">
          <w:rPr>
            <w:rtl w:val="0"/>
          </w:rPr>
          <w:t xml:space="preserve"> Bể đông tụ </w:t>
        </w:r>
      </w:ins>
      <w:ins w:author="LINH Cao Thuy" w:id="65" w:date="2025-03-17T13:51:00Z"/>
      <m:oMath>
        <w:ins w:author="LINH Cao Thuy" w:id="65" w:date="2025-03-17T13:51:00Z">
          <m:r>
            <m:t>→</m:t>
          </m:r>
        </w:ins>
      </m:oMath>
      <w:ins w:author="LINH Cao Thuy" w:id="65" w:date="2025-03-17T13:51:00Z"/>
      <w:ins w:author="LINH Cao Thuy" w:id="66" w:date="2025-03-17T13:51:00Z">
        <w:r w:rsidDel="00000000" w:rsidR="00000000" w:rsidRPr="00000000">
          <w:rPr>
            <w:rtl w:val="0"/>
          </w:rPr>
          <w:t xml:space="preserve"> Bể keo tụ </w:t>
        </w:r>
      </w:ins>
      <w:ins w:author="LINH Cao Thuy" w:id="67" w:date="2025-03-17T13:51:00Z"/>
      <m:oMath>
        <w:ins w:author="LINH Cao Thuy" w:id="67" w:date="2025-03-17T13:51:00Z">
          <m:r>
            <m:t>→</m:t>
          </m:r>
        </w:ins>
      </m:oMath>
      <w:ins w:author="LINH Cao Thuy" w:id="67" w:date="2025-03-17T13:51:00Z"/>
      <w:ins w:author="LINH Cao Thuy" w:id="68" w:date="2025-03-17T13:51:00Z">
        <w:r w:rsidDel="00000000" w:rsidR="00000000" w:rsidRPr="00000000">
          <w:rPr>
            <w:rtl w:val="0"/>
          </w:rPr>
          <w:t xml:space="preserve"> Bể lắng </w:t>
        </w:r>
      </w:ins>
      <w:ins w:author="LINH Cao Thuy" w:id="69" w:date="2025-03-17T13:51:00Z"/>
      <m:oMath>
        <w:ins w:author="LINH Cao Thuy" w:id="69" w:date="2025-03-17T13:51:00Z">
          <m:r>
            <m:t>→</m:t>
          </m:r>
        </w:ins>
      </m:oMath>
      <w:ins w:author="LINH Cao Thuy" w:id="69" w:date="2025-03-17T13:51:00Z"/>
      <w:ins w:author="LINH Cao Thuy" w:id="70" w:date="2025-03-17T13:51:00Z">
        <w:r w:rsidDel="00000000" w:rsidR="00000000" w:rsidRPr="00000000">
          <w:rPr>
            <w:rtl w:val="0"/>
          </w:rPr>
          <w:t xml:space="preserve"> Bể chứa nước thải sau lắng </w:t>
        </w:r>
      </w:ins>
      <w:ins w:author="LINH Cao Thuy" w:id="71" w:date="2025-03-17T13:51:00Z"/>
      <m:oMath>
        <w:ins w:author="LINH Cao Thuy" w:id="71" w:date="2025-03-17T13:51:00Z">
          <m:r>
            <m:t>→</m:t>
          </m:r>
        </w:ins>
      </m:oMath>
      <w:ins w:author="LINH Cao Thuy" w:id="71" w:date="2025-03-17T13:51:00Z"/>
      <w:ins w:author="LINH Cao Thuy" w:id="72" w:date="2025-03-17T13:51:00Z">
        <w:r w:rsidDel="00000000" w:rsidR="00000000" w:rsidRPr="00000000">
          <w:rPr>
            <w:rtl w:val="0"/>
          </w:rPr>
          <w:t xml:space="preserve"> Bể lọc trung gian kép </w:t>
        </w:r>
      </w:ins>
      <w:ins w:author="LINH Cao Thuy" w:id="73" w:date="2025-03-17T13:51:00Z"/>
      <m:oMath>
        <w:ins w:author="LINH Cao Thuy" w:id="73" w:date="2025-03-17T13:51:00Z">
          <m:r>
            <m:t>→</m:t>
          </m:r>
        </w:ins>
      </m:oMath>
      <w:ins w:author="LINH Cao Thuy" w:id="73" w:date="2025-03-17T13:51:00Z"/>
      <w:ins w:author="LINH Cao Thuy" w:id="74" w:date="2025-03-17T13:51:00Z">
        <w:r w:rsidDel="00000000" w:rsidR="00000000" w:rsidRPr="00000000">
          <w:rPr>
            <w:rtl w:val="0"/>
          </w:rPr>
          <w:t xml:space="preserve"> Bồn lọc than hoạt tính </w:t>
        </w:r>
      </w:ins>
      <w:ins w:author="LINH Cao Thuy" w:id="75" w:date="2025-03-17T13:51:00Z"/>
      <m:oMath>
        <w:ins w:author="LINH Cao Thuy" w:id="75" w:date="2025-03-17T13:51:00Z">
          <m:r>
            <m:t>→</m:t>
          </m:r>
        </w:ins>
      </m:oMath>
      <w:ins w:author="LINH Cao Thuy" w:id="75" w:date="2025-03-17T13:51:00Z"/>
      <w:ins w:author="LINH Cao Thuy" w:id="76" w:date="2025-03-17T13:51:00Z">
        <w:r w:rsidDel="00000000" w:rsidR="00000000" w:rsidRPr="00000000">
          <w:rPr>
            <w:rtl w:val="0"/>
          </w:rPr>
          <w:t xml:space="preserve"> Bể điều chỉnh pH cuối </w:t>
        </w:r>
      </w:ins>
      <w:ins w:author="LINH Cao Thuy" w:id="77" w:date="2025-03-17T13:51:00Z"/>
      <m:oMath>
        <w:ins w:author="LINH Cao Thuy" w:id="77" w:date="2025-03-17T13:51:00Z">
          <m:r>
            <m:t>→</m:t>
          </m:r>
        </w:ins>
      </m:oMath>
      <w:ins w:author="LINH Cao Thuy" w:id="77" w:date="2025-03-17T13:51:00Z"/>
      <w:ins w:author="LINH Cao Thuy" w:id="78" w:date="2025-03-17T13:51:00Z">
        <w:r w:rsidDel="00000000" w:rsidR="00000000" w:rsidRPr="00000000">
          <w:rPr>
            <w:rtl w:val="0"/>
          </w:rPr>
          <w:t xml:space="preserve"> Bể chứa nước thải sau xử lý </w:t>
        </w:r>
      </w:ins>
      <w:ins w:author="LINH Cao Thuy" w:id="79" w:date="2025-03-17T13:51:00Z"/>
      <m:oMath>
        <w:ins w:author="LINH Cao Thuy" w:id="79" w:date="2025-03-17T13:51:00Z">
          <m:r>
            <w:rPr>
              <w:rFonts w:ascii="Cambria Math" w:cs="Cambria Math" w:eastAsia="Cambria Math" w:hAnsi="Cambria Math"/>
            </w:rPr>
            <m:t xml:space="preserve">→ </m:t>
          </m:r>
        </w:ins>
      </m:oMath>
      <w:ins w:author="LINH Cao Thuy" w:id="79" w:date="2025-03-17T13:51:00Z"/>
      <w:ins w:author="LINH Cao Thuy" w:id="80" w:date="2025-03-17T13:51:00Z">
        <w:r w:rsidDel="00000000" w:rsidR="00000000" w:rsidRPr="00000000">
          <w:rPr>
            <w:rtl w:val="0"/>
          </w:rPr>
          <w:t xml:space="preserve">Tái sử dụng hoặc xả ra kênh làm mát </w:t>
        </w:r>
      </w:ins>
      <w:ins w:author="LINH Cao Thuy" w:id="81" w:date="2025-03-17T13:51:00Z"/>
      <m:oMath>
        <w:ins w:author="LINH Cao Thuy" w:id="81" w:date="2025-03-17T13:51:00Z">
          <m:r>
            <m:t>→</m:t>
          </m:r>
        </w:ins>
      </m:oMath>
      <w:ins w:author="LINH Cao Thuy" w:id="81" w:date="2025-03-17T13:51:00Z"/>
      <w:ins w:author="LINH Cao Thuy" w:id="82" w:date="2025-03-17T13:51:00Z">
        <w:r w:rsidDel="00000000" w:rsidR="00000000" w:rsidRPr="00000000">
          <w:rPr>
            <w:rtl w:val="0"/>
          </w:rPr>
          <w:t xml:space="preserve"> Biển ven bờ.</w:t>
        </w:r>
      </w:ins>
    </w:p>
    <w:p w:rsidR="00000000" w:rsidDel="00000000" w:rsidP="00000000" w:rsidRDefault="00000000" w:rsidRPr="00000000" w14:paraId="000001B2">
      <w:pPr>
        <w:spacing w:after="120" w:line="312" w:lineRule="auto"/>
        <w:rPr>
          <w:ins w:author="LINH Cao Thuy" w:id="82" w:date="2025-03-17T13:51:00Z"/>
        </w:rPr>
      </w:pPr>
      <w:ins w:author="LINH Cao Thuy" w:id="82" w:date="2025-03-17T13:51:00Z">
        <w:r w:rsidDel="00000000" w:rsidR="00000000" w:rsidRPr="00000000">
          <w:rPr>
            <w:rtl w:val="0"/>
          </w:rPr>
          <w:t xml:space="preserve">Riêng nguồn nước thải từ hệ thống xử lý nước ngưng (nguồn nước thải không thường xuyên) sẽ được tiền xử lý tại bể khử Amoni (công suất thiết kế 198 m</w:t>
        </w:r>
        <w:r w:rsidDel="00000000" w:rsidR="00000000" w:rsidRPr="00000000">
          <w:rPr>
            <w:vertAlign w:val="superscript"/>
            <w:rtl w:val="0"/>
          </w:rPr>
          <w:t xml:space="preserve">3</w:t>
        </w:r>
        <w:r w:rsidDel="00000000" w:rsidR="00000000" w:rsidRPr="00000000">
          <w:rPr>
            <w:rtl w:val="0"/>
          </w:rPr>
          <w:t xml:space="preserve">/ 7 ngày – bể xử lý tho mẻ, mỗi mẻ xử lý trong 07 ngày) trước khi đưa về trạm xự lý nước thải công nghiệp tập trung có công suất thiết kế 4.320 m</w:t>
        </w:r>
        <w:r w:rsidDel="00000000" w:rsidR="00000000" w:rsidRPr="00000000">
          <w:rPr>
            <w:vertAlign w:val="superscript"/>
            <w:rtl w:val="0"/>
          </w:rPr>
          <w:t xml:space="preserve">3</w:t>
        </w:r>
        <w:r w:rsidDel="00000000" w:rsidR="00000000" w:rsidRPr="00000000">
          <w:rPr>
            <w:rtl w:val="0"/>
          </w:rPr>
          <w:t xml:space="preserve">/ngày để xử lý.</w:t>
        </w:r>
      </w:ins>
    </w:p>
    <w:p w:rsidR="00000000" w:rsidDel="00000000" w:rsidP="00000000" w:rsidRDefault="00000000" w:rsidRPr="00000000" w14:paraId="000001B3">
      <w:pPr>
        <w:spacing w:after="120" w:line="312" w:lineRule="auto"/>
        <w:rPr>
          <w:ins w:author="LINH Cao Thuy" w:id="82" w:date="2025-03-17T13:51:00Z"/>
        </w:rPr>
      </w:pPr>
      <w:ins w:author="LINH Cao Thuy" w:id="82" w:date="2025-03-17T13:51:00Z">
        <w:r w:rsidDel="00000000" w:rsidR="00000000" w:rsidRPr="00000000">
          <w:rPr>
            <w:rtl w:val="0"/>
          </w:rPr>
          <w:t xml:space="preserve">Nước sau xử lý đạt tiêu chuẩn QCVN 40:2011/BTNMT cột B sẽ được bơm về bể chứa nước tái sử dụng để tái sử dụng cho mục đích dập bụi, phun ẩm than…Trong trường hợp không tái sử dụng hết, nước thải sẽ được dẫn theo đường ống và đấu nối với đường ống dẫn nước thải sau xử lý từ Trạm XLNT FGD trước khi xả ra kênh xả nước làm mát để ra biển.</w:t>
        </w:r>
      </w:ins>
    </w:p>
    <w:p w:rsidR="00000000" w:rsidDel="00000000" w:rsidP="00000000" w:rsidRDefault="00000000" w:rsidRPr="00000000" w14:paraId="000001B4">
      <w:pPr>
        <w:keepNext w:val="0"/>
        <w:keepLines w:val="0"/>
        <w:pageBreakBefore w:val="0"/>
        <w:widowControl w:val="1"/>
        <w:numPr>
          <w:ilvl w:val="5"/>
          <w:numId w:val="4"/>
        </w:numPr>
        <w:pBdr>
          <w:top w:space="0" w:sz="0" w:val="nil"/>
          <w:left w:space="0" w:sz="0" w:val="nil"/>
          <w:bottom w:space="0" w:sz="0" w:val="nil"/>
          <w:right w:space="0" w:sz="0" w:val="nil"/>
          <w:between w:space="0" w:sz="0" w:val="nil"/>
        </w:pBdr>
        <w:shd w:fill="auto" w:val="clear"/>
        <w:spacing w:after="120" w:before="120" w:line="312" w:lineRule="auto"/>
        <w:ind w:left="0" w:right="0" w:firstLine="0"/>
        <w:jc w:val="both"/>
        <w:rPr>
          <w:ins w:author="LINH Cao Thuy" w:id="82" w:date="2025-03-17T13:51:00Z"/>
          <w:rFonts w:ascii="Times New Roman" w:cs="Times New Roman" w:eastAsia="Times New Roman" w:hAnsi="Times New Roman"/>
          <w:b w:val="0"/>
          <w:bCs w:val="0"/>
          <w:i w:val="1"/>
          <w:iCs w:val="1"/>
          <w:smallCaps w:val="0"/>
          <w:strike w:val="0"/>
          <w:color w:val="000000"/>
          <w:sz w:val="26"/>
          <w:szCs w:val="26"/>
          <w:u w:val="none"/>
          <w:shd w:fill="auto" w:val="clear"/>
          <w:vertAlign w:val="baseline"/>
          <w:rPrChange w:author="LINH Cao Thuy" w:id="84" w:date="2025-03-17T13:53:00Z">
            <w:rPr/>
          </w:rPrChange>
        </w:rPr>
        <w:pPrChange w:author="LINH Cao Thuy" w:id="0" w:date="2025-03-17T13:53:00Z">
          <w:pPr>
            <w:spacing w:after="120" w:line="312" w:lineRule="auto"/>
          </w:pPr>
        </w:pPrChange>
      </w:pPr>
      <w:ins w:author="LINH Cao Thuy" w:id="82" w:date="2025-03-17T13:51:00Z">
        <w:r w:rsidDel="00000000" w:rsidR="00000000" w:rsidRPr="00000000">
          <w:rPr>
            <w:rtl w:val="0"/>
          </w:rPr>
          <w:t xml:space="preserve"> Hệ thống xử lý nước thải FGD</w:t>
        </w:r>
        <w:r w:rsidDel="00000000" w:rsidR="00000000" w:rsidRPr="00000000">
          <w:rPr>
            <w:rtl w:val="0"/>
            <w:rPrChange w:author="LINH Cao Thuy" w:id="83" w:date="2025-03-17T13:53:00Z">
              <w:rPr>
                <w:i w:val="1"/>
                <w:iCs w:val="1"/>
              </w:rPr>
            </w:rPrChange>
          </w:rPr>
          <w:t xml:space="preserve">:</w:t>
        </w:r>
        <w:r w:rsidDel="00000000" w:rsidR="00000000" w:rsidRPr="00000000">
          <w:rPr>
            <w:rtl w:val="0"/>
          </w:rPr>
        </w:r>
      </w:ins>
    </w:p>
    <w:p w:rsidR="00000000" w:rsidDel="00000000" w:rsidP="00000000" w:rsidRDefault="00000000" w:rsidRPr="00000000" w14:paraId="000001B5">
      <w:pPr>
        <w:spacing w:after="120" w:line="312" w:lineRule="auto"/>
        <w:rPr>
          <w:ins w:author="LINH Cao Thuy" w:id="82" w:date="2025-03-17T13:51:00Z"/>
        </w:rPr>
      </w:pPr>
      <w:ins w:author="LINH Cao Thuy" w:id="82" w:date="2025-03-17T13:51:00Z">
        <w:r w:rsidDel="00000000" w:rsidR="00000000" w:rsidRPr="00000000">
          <w:rPr>
            <w:rtl w:val="0"/>
          </w:rPr>
          <w:t xml:space="preserve">Hệ thống được thiết kế với công suất xử lý tối đa là 60 m</w:t>
        </w:r>
        <w:r w:rsidDel="00000000" w:rsidR="00000000" w:rsidRPr="00000000">
          <w:rPr>
            <w:vertAlign w:val="superscript"/>
            <w:rtl w:val="0"/>
          </w:rPr>
          <w:t xml:space="preserve">3</w:t>
        </w:r>
        <w:r w:rsidDel="00000000" w:rsidR="00000000" w:rsidRPr="00000000">
          <w:rPr>
            <w:rtl w:val="0"/>
          </w:rPr>
          <w:t xml:space="preserve">/h với 472,4 m</w:t>
        </w:r>
        <w:r w:rsidDel="00000000" w:rsidR="00000000" w:rsidRPr="00000000">
          <w:rPr>
            <w:vertAlign w:val="superscript"/>
            <w:rtl w:val="0"/>
          </w:rPr>
          <w:t xml:space="preserve">3</w:t>
        </w:r>
        <w:r w:rsidDel="00000000" w:rsidR="00000000" w:rsidRPr="00000000">
          <w:rPr>
            <w:rtl w:val="0"/>
          </w:rPr>
          <w:t xml:space="preserve">/ngày trong trường hợp nhà máy dừng hoạt động để bảo trì với thời gian 2 năm/lần. Trong quá trình nhà máy hoạt động bình thường thì lượng nước thải từ hệ thống FGD (khử nước thạch cao) là 10 m</w:t>
        </w:r>
        <w:r w:rsidDel="00000000" w:rsidR="00000000" w:rsidRPr="00000000">
          <w:rPr>
            <w:vertAlign w:val="superscript"/>
            <w:rtl w:val="0"/>
          </w:rPr>
          <w:t xml:space="preserve">3</w:t>
        </w:r>
        <w:r w:rsidDel="00000000" w:rsidR="00000000" w:rsidRPr="00000000">
          <w:rPr>
            <w:rtl w:val="0"/>
          </w:rPr>
          <w:t xml:space="preserve">/giờ. </w:t>
        </w:r>
      </w:ins>
    </w:p>
    <w:p w:rsidR="00000000" w:rsidDel="00000000" w:rsidP="00000000" w:rsidRDefault="00000000" w:rsidRPr="00000000" w14:paraId="000001B6">
      <w:pPr>
        <w:spacing w:after="120" w:line="312" w:lineRule="auto"/>
        <w:rPr>
          <w:ins w:author="LINH Cao Thuy" w:id="82" w:date="2025-03-17T13:51:00Z"/>
        </w:rPr>
      </w:pPr>
      <w:ins w:author="LINH Cao Thuy" w:id="82" w:date="2025-03-17T13:51:00Z">
        <w:r w:rsidDel="00000000" w:rsidR="00000000" w:rsidRPr="00000000">
          <w:rPr>
            <w:rtl w:val="0"/>
          </w:rPr>
          <w:t xml:space="preserve">Quy trình công nghệ: </w:t>
        </w:r>
      </w:ins>
    </w:p>
    <w:p w:rsidR="00000000" w:rsidDel="00000000" w:rsidP="00000000" w:rsidRDefault="00000000" w:rsidRPr="00000000" w14:paraId="000001B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312" w:lineRule="auto"/>
        <w:ind w:left="360" w:right="0" w:hanging="360"/>
        <w:jc w:val="both"/>
        <w:rPr>
          <w:ins w:author="LINH Cao Thuy" w:id="94" w:date="2025-03-17T13:51:00Z"/>
          <w:b w:val="0"/>
          <w:bCs w:val="0"/>
          <w:i w:val="0"/>
          <w:iCs w:val="0"/>
          <w:smallCaps w:val="0"/>
          <w:strike w:val="0"/>
          <w:color w:val="000000"/>
          <w:sz w:val="26"/>
          <w:szCs w:val="26"/>
          <w:u w:val="none"/>
          <w:shd w:fill="auto" w:val="clear"/>
          <w:vertAlign w:val="baseline"/>
        </w:rPr>
      </w:pPr>
      <w:ins w:author="LINH Cao Thuy" w:id="82" w:date="2025-03-17T13:51: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Nước thải từ quá trình khử lưu huỳnh trong khí thải </w:t>
        </w:r>
      </w:ins>
      <w:ins w:author="LINH Cao Thuy" w:id="85" w:date="2025-03-17T13:51:00Z"/>
      <m:oMath>
        <w:ins w:author="LINH Cao Thuy" w:id="85" w:date="2025-03-17T13:51:00Z">
          <m:r>
            <m:t>→</m:t>
          </m:r>
        </w:ins>
      </m:oMath>
      <w:ins w:author="LINH Cao Thuy" w:id="85" w:date="2025-03-17T13:51:00Z"/>
      <w:ins w:author="LINH Cao Thuy" w:id="86" w:date="2025-03-17T13:51: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Bể keo tụ </w:t>
        </w:r>
      </w:ins>
      <w:ins w:author="LINH Cao Thuy" w:id="87" w:date="2025-03-17T13:51:00Z"/>
      <m:oMath>
        <w:ins w:author="LINH Cao Thuy" w:id="87" w:date="2025-03-17T13:51:00Z">
          <m:r>
            <m:t>→</m:t>
          </m:r>
        </w:ins>
      </m:oMath>
      <w:ins w:author="LINH Cao Thuy" w:id="87" w:date="2025-03-17T13:51:00Z"/>
      <w:ins w:author="LINH Cao Thuy" w:id="88" w:date="2025-03-17T13:51: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Bể lắng sơ bộ </w:t>
        </w:r>
      </w:ins>
      <w:ins w:author="LINH Cao Thuy" w:id="89" w:date="2025-03-17T13:51:00Z"/>
      <m:oMath>
        <w:ins w:author="LINH Cao Thuy" w:id="89" w:date="2025-03-17T13:51:00Z">
          <m:r>
            <m:t>→</m:t>
          </m:r>
        </w:ins>
      </m:oMath>
      <w:ins w:author="LINH Cao Thuy" w:id="89" w:date="2025-03-17T13:51:00Z"/>
      <w:ins w:author="LINH Cao Thuy" w:id="90" w:date="2025-03-17T13:51: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Bể phản ứng 1,2,3 </w:t>
        </w:r>
      </w:ins>
      <w:ins w:author="LINH Cao Thuy" w:id="91" w:date="2025-03-17T13:51:00Z"/>
      <m:oMath>
        <w:ins w:author="LINH Cao Thuy" w:id="91" w:date="2025-03-17T13:51:00Z">
          <m:r>
            <m:t>→</m:t>
          </m:r>
        </w:ins>
      </m:oMath>
      <w:ins w:author="LINH Cao Thuy" w:id="91" w:date="2025-03-17T13:51:00Z"/>
      <w:ins w:author="LINH Cao Thuy" w:id="92" w:date="2025-03-17T13:51: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Bể chứa nước thải thường xuyên </w:t>
        </w:r>
      </w:ins>
      <w:ins w:author="LINH Cao Thuy" w:id="93" w:date="2025-03-17T13:51:00Z"/>
      <m:oMath>
        <w:ins w:author="LINH Cao Thuy" w:id="93" w:date="2025-03-17T13:51:00Z">
          <m:r>
            <m:t>→</m:t>
          </m:r>
        </w:ins>
      </m:oMath>
      <w:ins w:author="LINH Cao Thuy" w:id="93" w:date="2025-03-17T13:51:00Z"/>
      <w:ins w:author="LINH Cao Thuy" w:id="94" w:date="2025-03-17T13:51: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Trạm xử lý nước thải FGD.</w:t>
        </w:r>
      </w:ins>
    </w:p>
    <w:p w:rsidR="00000000" w:rsidDel="00000000" w:rsidP="00000000" w:rsidRDefault="00000000" w:rsidRPr="00000000" w14:paraId="000001B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312" w:lineRule="auto"/>
        <w:ind w:left="360" w:right="0" w:hanging="360"/>
        <w:jc w:val="both"/>
        <w:rPr>
          <w:ins w:author="LINH Cao Thuy" w:id="98" w:date="2025-03-17T13:51:00Z"/>
          <w:b w:val="0"/>
          <w:bCs w:val="0"/>
          <w:i w:val="0"/>
          <w:iCs w:val="0"/>
          <w:smallCaps w:val="0"/>
          <w:strike w:val="0"/>
          <w:color w:val="000000"/>
          <w:sz w:val="26"/>
          <w:szCs w:val="26"/>
          <w:u w:val="none"/>
          <w:shd w:fill="auto" w:val="clear"/>
          <w:vertAlign w:val="baseline"/>
        </w:rPr>
      </w:pPr>
      <w:ins w:author="LINH Cao Thuy" w:id="94" w:date="2025-03-17T13:51: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Nước rửa bộ trao đổi nhiệt khói kiểu hồi nhiệt GGH </w:t>
        </w:r>
      </w:ins>
      <w:ins w:author="LINH Cao Thuy" w:id="95" w:date="2025-03-17T13:51:00Z"/>
      <m:oMath>
        <w:ins w:author="LINH Cao Thuy" w:id="95" w:date="2025-03-17T13:51:00Z">
          <m:r>
            <m:t>→</m:t>
          </m:r>
        </w:ins>
      </m:oMath>
      <w:ins w:author="LINH Cao Thuy" w:id="95" w:date="2025-03-17T13:51:00Z"/>
      <w:ins w:author="LINH Cao Thuy" w:id="96" w:date="2025-03-17T13:51: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Bể chứa nước thải không thường xuyên </w:t>
        </w:r>
      </w:ins>
      <w:ins w:author="LINH Cao Thuy" w:id="97" w:date="2025-03-17T13:51:00Z"/>
      <m:oMath>
        <w:ins w:author="LINH Cao Thuy" w:id="97" w:date="2025-03-17T13:51:00Z">
          <m:r>
            <m:t>→</m:t>
          </m:r>
        </w:ins>
      </m:oMath>
      <w:ins w:author="LINH Cao Thuy" w:id="97" w:date="2025-03-17T13:51:00Z"/>
      <w:ins w:author="LINH Cao Thuy" w:id="98" w:date="2025-03-17T13:51: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Trạm xử lý nước thải FGD.</w:t>
        </w:r>
      </w:ins>
    </w:p>
    <w:p w:rsidR="00000000" w:rsidDel="00000000" w:rsidP="00000000" w:rsidRDefault="00000000" w:rsidRPr="00000000" w14:paraId="000001B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312" w:lineRule="auto"/>
        <w:ind w:left="360" w:right="0" w:hanging="360"/>
        <w:jc w:val="both"/>
        <w:rPr>
          <w:ins w:author="LINH Cao Thuy" w:id="128" w:date="2025-03-17T13:51:00Z"/>
          <w:b w:val="0"/>
          <w:bCs w:val="0"/>
          <w:i w:val="0"/>
          <w:iCs w:val="0"/>
          <w:smallCaps w:val="0"/>
          <w:strike w:val="0"/>
          <w:color w:val="000000"/>
          <w:sz w:val="26"/>
          <w:szCs w:val="26"/>
          <w:u w:val="none"/>
          <w:shd w:fill="auto" w:val="clear"/>
          <w:vertAlign w:val="baseline"/>
        </w:rPr>
      </w:pPr>
      <w:ins w:author="LINH Cao Thuy" w:id="98" w:date="2025-03-17T13:51: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Trạm xử lý nước thải FGD: Bể keo tụ, tạo bông </w:t>
        </w:r>
      </w:ins>
      <w:ins w:author="LINH Cao Thuy" w:id="99" w:date="2025-03-17T13:51:00Z"/>
      <m:oMath>
        <w:ins w:author="LINH Cao Thuy" w:id="99" w:date="2025-03-17T13:51:00Z">
          <m:r>
            <m:t>→</m:t>
          </m:r>
        </w:ins>
      </m:oMath>
      <w:ins w:author="LINH Cao Thuy" w:id="99" w:date="2025-03-17T13:51:00Z"/>
      <w:ins w:author="LINH Cao Thuy" w:id="100" w:date="2025-03-17T13:51: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Bể lắng 1 </w:t>
        </w:r>
      </w:ins>
      <w:ins w:author="LINH Cao Thuy" w:id="101" w:date="2025-03-17T13:51:00Z"/>
      <m:oMath>
        <w:ins w:author="LINH Cao Thuy" w:id="101" w:date="2025-03-17T13:51:00Z">
          <m:r>
            <m:t>→</m:t>
          </m:r>
        </w:ins>
      </m:oMath>
      <w:ins w:author="LINH Cao Thuy" w:id="101" w:date="2025-03-17T13:51:00Z"/>
      <w:ins w:author="LINH Cao Thuy" w:id="102" w:date="2025-03-17T13:51: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Bể keo tụ tạo bông 2 </w:t>
        </w:r>
      </w:ins>
      <w:ins w:author="LINH Cao Thuy" w:id="103" w:date="2025-03-17T13:51:00Z"/>
      <m:oMath>
        <w:ins w:author="LINH Cao Thuy" w:id="103" w:date="2025-03-17T13:51:00Z">
          <m:r>
            <m:t>→</m:t>
          </m:r>
        </w:ins>
      </m:oMath>
      <w:ins w:author="LINH Cao Thuy" w:id="103" w:date="2025-03-17T13:51:00Z"/>
      <w:ins w:author="LINH Cao Thuy" w:id="104" w:date="2025-03-17T13:51: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Bể lắng 2 </w:t>
        </w:r>
      </w:ins>
      <w:ins w:author="LINH Cao Thuy" w:id="105" w:date="2025-03-17T13:51:00Z"/>
      <m:oMath>
        <w:ins w:author="LINH Cao Thuy" w:id="105" w:date="2025-03-17T13:51:00Z">
          <m:r>
            <m:t>→</m:t>
          </m:r>
        </w:ins>
      </m:oMath>
      <w:ins w:author="LINH Cao Thuy" w:id="105" w:date="2025-03-17T13:51:00Z"/>
      <w:ins w:author="LINH Cao Thuy" w:id="106" w:date="2025-03-17T13:51: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Bể chứa nước sau lắng </w:t>
        </w:r>
      </w:ins>
      <w:ins w:author="LINH Cao Thuy" w:id="107" w:date="2025-03-17T13:51:00Z"/>
      <m:oMath>
        <w:ins w:author="LINH Cao Thuy" w:id="107" w:date="2025-03-17T13:51:00Z">
          <m:r>
            <m:t>→</m:t>
          </m:r>
        </w:ins>
      </m:oMath>
      <w:ins w:author="LINH Cao Thuy" w:id="107" w:date="2025-03-17T13:51:00Z"/>
      <w:ins w:author="LINH Cao Thuy" w:id="108" w:date="2025-03-17T13:51: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Thiết bị làm mát </w:t>
        </w:r>
      </w:ins>
      <w:ins w:author="LINH Cao Thuy" w:id="109" w:date="2025-03-17T13:51:00Z"/>
      <m:oMath>
        <w:ins w:author="LINH Cao Thuy" w:id="109" w:date="2025-03-17T13:51:00Z">
          <m:r>
            <m:t>→</m:t>
          </m:r>
        </w:ins>
      </m:oMath>
      <w:ins w:author="LINH Cao Thuy" w:id="109" w:date="2025-03-17T13:51:00Z"/>
      <w:ins w:author="LINH Cao Thuy" w:id="110" w:date="2025-03-17T13:51: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Bể điều chỉnh pH số 1 </w:t>
        </w:r>
      </w:ins>
      <w:ins w:author="LINH Cao Thuy" w:id="111" w:date="2025-03-17T13:51:00Z"/>
      <m:oMath>
        <w:ins w:author="LINH Cao Thuy" w:id="111" w:date="2025-03-17T13:51:00Z">
          <m:r>
            <m:t>→</m:t>
          </m:r>
        </w:ins>
      </m:oMath>
      <w:ins w:author="LINH Cao Thuy" w:id="111" w:date="2025-03-17T13:51:00Z"/>
      <w:ins w:author="LINH Cao Thuy" w:id="112" w:date="2025-03-17T13:51: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Bể khử nitrat </w:t>
        </w:r>
      </w:ins>
      <w:ins w:author="LINH Cao Thuy" w:id="113" w:date="2025-03-17T13:51:00Z"/>
      <m:oMath>
        <w:ins w:author="LINH Cao Thuy" w:id="113" w:date="2025-03-17T13:51:00Z">
          <m:r>
            <m:t>→</m:t>
          </m:r>
        </w:ins>
      </m:oMath>
      <w:ins w:author="LINH Cao Thuy" w:id="113" w:date="2025-03-17T13:51:00Z"/>
      <w:ins w:author="LINH Cao Thuy" w:id="114" w:date="2025-03-17T13:51: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Bể nitrat hóa </w:t>
        </w:r>
      </w:ins>
      <w:ins w:author="LINH Cao Thuy" w:id="115" w:date="2025-03-17T13:51:00Z"/>
      <m:oMath>
        <w:ins w:author="LINH Cao Thuy" w:id="115" w:date="2025-03-17T13:51:00Z">
          <m:r>
            <m:t>→</m:t>
          </m:r>
        </w:ins>
      </m:oMath>
      <w:ins w:author="LINH Cao Thuy" w:id="115" w:date="2025-03-17T13:51:00Z"/>
      <w:ins w:author="LINH Cao Thuy" w:id="116" w:date="2025-03-17T13:51: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Bể lắng 3 </w:t>
        </w:r>
      </w:ins>
      <w:ins w:author="LINH Cao Thuy" w:id="117" w:date="2025-03-17T13:51:00Z"/>
      <m:oMath>
        <w:ins w:author="LINH Cao Thuy" w:id="117" w:date="2025-03-17T13:51:00Z">
          <m:r>
            <m:t>→</m:t>
          </m:r>
        </w:ins>
      </m:oMath>
      <w:ins w:author="LINH Cao Thuy" w:id="117" w:date="2025-03-17T13:51:00Z"/>
      <w:ins w:author="LINH Cao Thuy" w:id="118" w:date="2025-03-17T13:51: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Bể chứa nước sau lắng </w:t>
        </w:r>
      </w:ins>
      <w:ins w:author="LINH Cao Thuy" w:id="119" w:date="2025-03-17T13:51:00Z"/>
      <m:oMath>
        <w:ins w:author="LINH Cao Thuy" w:id="119" w:date="2025-03-17T13:51:00Z">
          <m:r>
            <m:t>→</m:t>
          </m:r>
        </w:ins>
      </m:oMath>
      <w:ins w:author="LINH Cao Thuy" w:id="119" w:date="2025-03-17T13:51:00Z"/>
      <w:ins w:author="LINH Cao Thuy" w:id="120" w:date="2025-03-17T13:51: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Bể điều chỉnh pH số 2 và cấp cho DMF </w:t>
        </w:r>
      </w:ins>
      <w:ins w:author="LINH Cao Thuy" w:id="121" w:date="2025-03-17T13:51:00Z"/>
      <m:oMath>
        <w:ins w:author="LINH Cao Thuy" w:id="121" w:date="2025-03-17T13:51:00Z">
          <m:r>
            <m:t>→</m:t>
          </m:r>
        </w:ins>
      </m:oMath>
      <w:ins w:author="LINH Cao Thuy" w:id="121" w:date="2025-03-17T13:51:00Z"/>
      <w:ins w:author="LINH Cao Thuy" w:id="122" w:date="2025-03-17T13:51: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Bồn lọc trung gian – Bồn hấp phụ florua </w:t>
        </w:r>
      </w:ins>
      <w:ins w:author="LINH Cao Thuy" w:id="123" w:date="2025-03-17T13:51:00Z"/>
      <m:oMath>
        <w:ins w:author="LINH Cao Thuy" w:id="123" w:date="2025-03-17T13:51:00Z">
          <m:r>
            <m:t>→</m:t>
          </m:r>
        </w:ins>
      </m:oMath>
      <w:ins w:author="LINH Cao Thuy" w:id="123" w:date="2025-03-17T13:51:00Z"/>
      <w:ins w:author="LINH Cao Thuy" w:id="124" w:date="2025-03-17T13:51: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Bể điều chỉnh pH cuối - Bể chứa nước sau xử lý </w:t>
        </w:r>
      </w:ins>
      <w:ins w:author="LINH Cao Thuy" w:id="125" w:date="2025-03-17T13:51:00Z"/>
      <m:oMath>
        <w:ins w:author="LINH Cao Thuy" w:id="125" w:date="2025-03-17T13:51:00Z">
          <m:r>
            <m:t>→</m:t>
          </m:r>
        </w:ins>
      </m:oMath>
      <w:ins w:author="LINH Cao Thuy" w:id="125" w:date="2025-03-17T13:51:00Z"/>
      <w:ins w:author="LINH Cao Thuy" w:id="126" w:date="2025-03-17T13:51: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Nhập chung với nước thải sau xử lý của trạm xử lý nước thải công nghiệp tập trung </w:t>
        </w:r>
      </w:ins>
      <w:ins w:author="LINH Cao Thuy" w:id="127" w:date="2025-03-17T13:51:00Z"/>
      <m:oMath>
        <w:ins w:author="LINH Cao Thuy" w:id="127" w:date="2025-03-17T13:51:00Z">
          <m:r>
            <m:t>→</m:t>
          </m:r>
        </w:ins>
      </m:oMath>
      <w:ins w:author="LINH Cao Thuy" w:id="127" w:date="2025-03-17T13:51:00Z"/>
      <w:ins w:author="LINH Cao Thuy" w:id="128" w:date="2025-03-17T13:51: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Kênh xả nước làm mát, biển ven bờ.</w:t>
        </w:r>
      </w:ins>
    </w:p>
    <w:p w:rsidR="00000000" w:rsidDel="00000000" w:rsidP="00000000" w:rsidRDefault="00000000" w:rsidRPr="00000000" w14:paraId="000001BA">
      <w:pPr>
        <w:spacing w:after="120" w:line="312" w:lineRule="auto"/>
        <w:rPr>
          <w:ins w:author="LINH Cao Thuy" w:id="128" w:date="2025-03-17T13:51:00Z"/>
        </w:rPr>
      </w:pPr>
      <w:ins w:author="LINH Cao Thuy" w:id="128" w:date="2025-03-17T13:51:00Z">
        <w:r w:rsidDel="00000000" w:rsidR="00000000" w:rsidRPr="00000000">
          <w:rPr>
            <w:rtl w:val="0"/>
          </w:rPr>
          <w:t xml:space="preserve">Hóa chất, vật liệu sử dụng: HCl, Polymer, Na</w:t>
        </w:r>
        <w:r w:rsidDel="00000000" w:rsidR="00000000" w:rsidRPr="00000000">
          <w:rPr>
            <w:vertAlign w:val="subscript"/>
            <w:rtl w:val="0"/>
          </w:rPr>
          <w:t xml:space="preserve">2</w:t>
        </w:r>
        <w:r w:rsidDel="00000000" w:rsidR="00000000" w:rsidRPr="00000000">
          <w:rPr>
            <w:rtl w:val="0"/>
          </w:rPr>
          <w:t xml:space="preserve">CO</w:t>
        </w:r>
        <w:r w:rsidDel="00000000" w:rsidR="00000000" w:rsidRPr="00000000">
          <w:rPr>
            <w:vertAlign w:val="subscript"/>
            <w:rtl w:val="0"/>
          </w:rPr>
          <w:t xml:space="preserve">3</w:t>
        </w:r>
        <w:r w:rsidDel="00000000" w:rsidR="00000000" w:rsidRPr="00000000">
          <w:rPr>
            <w:rtl w:val="0"/>
          </w:rPr>
          <w:t xml:space="preserve">, Mg(OH)</w:t>
        </w:r>
        <w:r w:rsidDel="00000000" w:rsidR="00000000" w:rsidRPr="00000000">
          <w:rPr>
            <w:vertAlign w:val="subscript"/>
            <w:rtl w:val="0"/>
          </w:rPr>
          <w:t xml:space="preserve">2</w:t>
        </w:r>
        <w:r w:rsidDel="00000000" w:rsidR="00000000" w:rsidRPr="00000000">
          <w:rPr>
            <w:rtl w:val="0"/>
          </w:rPr>
          <w:t xml:space="preserve">, NaClO, NaHSO</w:t>
        </w:r>
        <w:r w:rsidDel="00000000" w:rsidR="00000000" w:rsidRPr="00000000">
          <w:rPr>
            <w:vertAlign w:val="subscript"/>
            <w:rtl w:val="0"/>
          </w:rPr>
          <w:t xml:space="preserve">3</w:t>
        </w:r>
        <w:r w:rsidDel="00000000" w:rsidR="00000000" w:rsidRPr="00000000">
          <w:rPr>
            <w:rtl w:val="0"/>
          </w:rPr>
          <w:t xml:space="preserve">, phèn, chelate, H</w:t>
        </w:r>
        <w:r w:rsidDel="00000000" w:rsidR="00000000" w:rsidRPr="00000000">
          <w:rPr>
            <w:vertAlign w:val="subscript"/>
            <w:rtl w:val="0"/>
          </w:rPr>
          <w:t xml:space="preserve">3</w:t>
        </w:r>
        <w:r w:rsidDel="00000000" w:rsidR="00000000" w:rsidRPr="00000000">
          <w:rPr>
            <w:rtl w:val="0"/>
          </w:rPr>
          <w:t xml:space="preserve">PO</w:t>
        </w:r>
        <w:r w:rsidDel="00000000" w:rsidR="00000000" w:rsidRPr="00000000">
          <w:rPr>
            <w:vertAlign w:val="subscript"/>
            <w:rtl w:val="0"/>
          </w:rPr>
          <w:t xml:space="preserve">4</w:t>
        </w:r>
        <w:r w:rsidDel="00000000" w:rsidR="00000000" w:rsidRPr="00000000">
          <w:rPr>
            <w:rtl w:val="0"/>
          </w:rPr>
          <w:t xml:space="preserve">, CH</w:t>
        </w:r>
        <w:r w:rsidDel="00000000" w:rsidR="00000000" w:rsidRPr="00000000">
          <w:rPr>
            <w:vertAlign w:val="subscript"/>
            <w:rtl w:val="0"/>
          </w:rPr>
          <w:t xml:space="preserve">3</w:t>
        </w:r>
        <w:r w:rsidDel="00000000" w:rsidR="00000000" w:rsidRPr="00000000">
          <w:rPr>
            <w:rtl w:val="0"/>
          </w:rPr>
          <w:t xml:space="preserve">OH.</w:t>
        </w:r>
      </w:ins>
    </w:p>
    <w:p w:rsidR="00000000" w:rsidDel="00000000" w:rsidP="00000000" w:rsidRDefault="00000000" w:rsidRPr="00000000" w14:paraId="000001BB">
      <w:pPr>
        <w:spacing w:after="120" w:line="312" w:lineRule="auto"/>
        <w:rPr>
          <w:ins w:author="LINH Cao Thuy" w:id="128" w:date="2025-03-17T13:51:00Z"/>
        </w:rPr>
      </w:pPr>
      <w:ins w:author="LINH Cao Thuy" w:id="128" w:date="2025-03-17T13:51:00Z">
        <w:r w:rsidDel="00000000" w:rsidR="00000000" w:rsidRPr="00000000">
          <w:rPr>
            <w:rtl w:val="0"/>
          </w:rPr>
          <w:t xml:space="preserve">c. </w:t>
        </w:r>
        <w:r w:rsidDel="00000000" w:rsidR="00000000" w:rsidRPr="00000000">
          <w:rPr>
            <w:i w:val="1"/>
            <w:iCs w:val="1"/>
            <w:rtl w:val="0"/>
          </w:rPr>
          <w:t xml:space="preserve">Hệ thống xử lý nước thải nhiễm dầu:</w:t>
        </w:r>
        <w:r w:rsidDel="00000000" w:rsidR="00000000" w:rsidRPr="00000000">
          <w:rPr>
            <w:rtl w:val="0"/>
          </w:rPr>
          <w:t xml:space="preserve"> </w:t>
        </w:r>
      </w:ins>
    </w:p>
    <w:p w:rsidR="00000000" w:rsidDel="00000000" w:rsidP="00000000" w:rsidRDefault="00000000" w:rsidRPr="00000000" w14:paraId="000001BC">
      <w:pPr>
        <w:spacing w:after="120" w:line="312" w:lineRule="auto"/>
        <w:rPr>
          <w:ins w:author="LINH Cao Thuy" w:id="128" w:date="2025-03-17T13:51:00Z"/>
        </w:rPr>
      </w:pPr>
      <w:ins w:author="LINH Cao Thuy" w:id="128" w:date="2025-03-17T13:51:00Z">
        <w:r w:rsidDel="00000000" w:rsidR="00000000" w:rsidRPr="00000000">
          <w:rPr>
            <w:rtl w:val="0"/>
          </w:rPr>
          <w:t xml:space="preserve">Thiết kế với công suất 600 m</w:t>
        </w:r>
        <w:r w:rsidDel="00000000" w:rsidR="00000000" w:rsidRPr="00000000">
          <w:rPr>
            <w:vertAlign w:val="superscript"/>
            <w:rtl w:val="0"/>
          </w:rPr>
          <w:t xml:space="preserve">3</w:t>
        </w:r>
        <w:r w:rsidDel="00000000" w:rsidR="00000000" w:rsidRPr="00000000">
          <w:rPr>
            <w:rtl w:val="0"/>
          </w:rPr>
          <w:t xml:space="preserve">/ ngày (vận hành không liên tục 20 giờ/ngày). </w:t>
        </w:r>
      </w:ins>
    </w:p>
    <w:p w:rsidR="00000000" w:rsidDel="00000000" w:rsidP="00000000" w:rsidRDefault="00000000" w:rsidRPr="00000000" w14:paraId="000001BD">
      <w:pPr>
        <w:spacing w:after="120" w:line="312" w:lineRule="auto"/>
        <w:rPr>
          <w:ins w:author="LINH Cao Thuy" w:id="134" w:date="2025-03-17T13:51:00Z"/>
        </w:rPr>
      </w:pPr>
      <w:ins w:author="LINH Cao Thuy" w:id="128" w:date="2025-03-17T13:51:00Z">
        <w:r w:rsidDel="00000000" w:rsidR="00000000" w:rsidRPr="00000000">
          <w:rPr>
            <w:rtl w:val="0"/>
          </w:rPr>
          <w:t xml:space="preserve">Quy trình công nghệ: Nước thải nhiễm dầu </w:t>
        </w:r>
      </w:ins>
      <w:ins w:author="LINH Cao Thuy" w:id="129" w:date="2025-03-17T13:51:00Z"/>
      <m:oMath>
        <w:ins w:author="LINH Cao Thuy" w:id="129" w:date="2025-03-17T13:51:00Z">
          <m:r>
            <m:t>→</m:t>
          </m:r>
        </w:ins>
      </m:oMath>
      <w:ins w:author="LINH Cao Thuy" w:id="129" w:date="2025-03-17T13:51:00Z"/>
      <w:ins w:author="LINH Cao Thuy" w:id="130" w:date="2025-03-17T13:51:00Z">
        <w:r w:rsidDel="00000000" w:rsidR="00000000" w:rsidRPr="00000000">
          <w:rPr>
            <w:rtl w:val="0"/>
          </w:rPr>
          <w:t xml:space="preserve"> Bể chứa nước thải nhiễm dầu </w:t>
        </w:r>
      </w:ins>
      <w:ins w:author="LINH Cao Thuy" w:id="131" w:date="2025-03-17T13:51:00Z"/>
      <m:oMath>
        <w:ins w:author="LINH Cao Thuy" w:id="131" w:date="2025-03-17T13:51:00Z">
          <m:r>
            <m:t>→</m:t>
          </m:r>
        </w:ins>
      </m:oMath>
      <w:ins w:author="LINH Cao Thuy" w:id="131" w:date="2025-03-17T13:51:00Z"/>
      <w:ins w:author="LINH Cao Thuy" w:id="132" w:date="2025-03-17T13:51:00Z">
        <w:r w:rsidDel="00000000" w:rsidR="00000000" w:rsidRPr="00000000">
          <w:rPr>
            <w:rtl w:val="0"/>
          </w:rPr>
          <w:t xml:space="preserve"> Bể tách dầu </w:t>
        </w:r>
      </w:ins>
      <w:ins w:author="LINH Cao Thuy" w:id="133" w:date="2025-03-17T13:51:00Z"/>
      <m:oMath>
        <w:ins w:author="LINH Cao Thuy" w:id="133" w:date="2025-03-17T13:51:00Z">
          <m:r>
            <m:t>→</m:t>
          </m:r>
        </w:ins>
      </m:oMath>
      <w:ins w:author="LINH Cao Thuy" w:id="133" w:date="2025-03-17T13:51:00Z"/>
      <w:ins w:author="LINH Cao Thuy" w:id="134" w:date="2025-03-17T13:51:00Z">
        <w:r w:rsidDel="00000000" w:rsidR="00000000" w:rsidRPr="00000000">
          <w:rPr>
            <w:rtl w:val="0"/>
          </w:rPr>
          <w:t xml:space="preserve"> Bể chứa nước thải thường xuyên của trạm xử lý nước thải công nghiệp tập trung  có công suất thiết kế 4.320 m</w:t>
        </w:r>
        <w:r w:rsidDel="00000000" w:rsidR="00000000" w:rsidRPr="00000000">
          <w:rPr>
            <w:vertAlign w:val="superscript"/>
            <w:rtl w:val="0"/>
          </w:rPr>
          <w:t xml:space="preserve">3</w:t>
        </w:r>
        <w:r w:rsidDel="00000000" w:rsidR="00000000" w:rsidRPr="00000000">
          <w:rPr>
            <w:rtl w:val="0"/>
          </w:rPr>
          <w:t xml:space="preserve">/ ngày.</w:t>
        </w:r>
      </w:ins>
    </w:p>
    <w:p w:rsidR="00000000" w:rsidDel="00000000" w:rsidP="00000000" w:rsidRDefault="00000000" w:rsidRPr="00000000" w14:paraId="000001BE">
      <w:pPr>
        <w:spacing w:after="120" w:line="312" w:lineRule="auto"/>
        <w:rPr>
          <w:ins w:author="LINH Cao Thuy" w:id="134" w:date="2025-03-17T13:51:00Z"/>
        </w:rPr>
      </w:pPr>
      <w:ins w:author="LINH Cao Thuy" w:id="134" w:date="2025-03-17T13:51:00Z">
        <w:r w:rsidDel="00000000" w:rsidR="00000000" w:rsidRPr="00000000">
          <w:rPr>
            <w:rtl w:val="0"/>
          </w:rPr>
          <w:t xml:space="preserve">d. </w:t>
        </w:r>
        <w:r w:rsidDel="00000000" w:rsidR="00000000" w:rsidRPr="00000000">
          <w:rPr>
            <w:i w:val="1"/>
            <w:iCs w:val="1"/>
            <w:rtl w:val="0"/>
          </w:rPr>
          <w:t xml:space="preserve">Hệ thống xử lý nước làm mát</w:t>
        </w:r>
        <w:r w:rsidDel="00000000" w:rsidR="00000000" w:rsidRPr="00000000">
          <w:rPr>
            <w:rtl w:val="0"/>
          </w:rPr>
          <w:t xml:space="preserve">:</w:t>
        </w:r>
      </w:ins>
    </w:p>
    <w:p w:rsidR="00000000" w:rsidDel="00000000" w:rsidP="00000000" w:rsidRDefault="00000000" w:rsidRPr="00000000" w14:paraId="000001BF">
      <w:pPr>
        <w:spacing w:after="120" w:line="312" w:lineRule="auto"/>
        <w:rPr>
          <w:ins w:author="LINH Cao Thuy" w:id="134" w:date="2025-03-17T13:51:00Z"/>
        </w:rPr>
      </w:pPr>
      <w:ins w:author="LINH Cao Thuy" w:id="134" w:date="2025-03-17T13:51:00Z">
        <w:r w:rsidDel="00000000" w:rsidR="00000000" w:rsidRPr="00000000">
          <w:rPr>
            <w:rtl w:val="0"/>
          </w:rPr>
          <w:t xml:space="preserve">Hệ thống nước làm mát chính dùng để trao đổi nhiệt làm mát ngưng tụ hơi nước nhận từ bình ngưng thông qua cửa thoát từ tuabin hơi. Nước làm mát sẽ được bơm xuyên qua bình ngưng bởi bơm tuần hoàn làm mát, tại đây nước làm mát sẽ lấy đi nhiệt ẩn (nhiệt hóa hơi nước, biến đổi trạng thái từ nước sang hơi mà không làm thay đổi nhiệt độ) từ bình ngưng. Nước nóng từ bình ngưng thoát ra sẽ được dẫn đến hố xi phông và cuối cùng thải ra kênh xả nước làm mát</w:t>
        </w:r>
      </w:ins>
    </w:p>
    <w:p w:rsidR="00000000" w:rsidDel="00000000" w:rsidP="00000000" w:rsidRDefault="00000000" w:rsidRPr="00000000" w14:paraId="000001C0">
      <w:pPr>
        <w:spacing w:after="120" w:line="312" w:lineRule="auto"/>
        <w:rPr>
          <w:ins w:author="LINH Cao Thuy" w:id="140" w:date="2025-03-17T13:51:00Z"/>
        </w:rPr>
      </w:pPr>
      <w:ins w:author="LINH Cao Thuy" w:id="134" w:date="2025-03-17T13:51:00Z">
        <w:r w:rsidDel="00000000" w:rsidR="00000000" w:rsidRPr="00000000">
          <w:rPr>
            <w:rtl w:val="0"/>
          </w:rPr>
          <w:t xml:space="preserve">Quy trình công nghệ: Nước làm mát</w:t>
        </w:r>
      </w:ins>
      <w:ins w:author="LINH Cao Thuy" w:id="135" w:date="2025-03-17T13:51:00Z"/>
      <m:oMath>
        <w:ins w:author="LINH Cao Thuy" w:id="135" w:date="2025-03-17T13:51:00Z">
          <m:r>
            <m:t>→</m:t>
          </m:r>
        </w:ins>
      </m:oMath>
      <w:ins w:author="LINH Cao Thuy" w:id="135" w:date="2025-03-17T13:51:00Z"/>
      <w:ins w:author="LINH Cao Thuy" w:id="136" w:date="2025-03-17T13:51:00Z">
        <w:r w:rsidDel="00000000" w:rsidR="00000000" w:rsidRPr="00000000">
          <w:rPr>
            <w:rtl w:val="0"/>
          </w:rPr>
          <w:t xml:space="preserve"> Bể xi phông </w:t>
        </w:r>
      </w:ins>
      <w:ins w:author="LINH Cao Thuy" w:id="137" w:date="2025-03-17T13:51:00Z"/>
      <m:oMath>
        <w:ins w:author="LINH Cao Thuy" w:id="137" w:date="2025-03-17T13:51:00Z">
          <m:r>
            <m:t>→</m:t>
          </m:r>
        </w:ins>
      </m:oMath>
      <w:ins w:author="LINH Cao Thuy" w:id="137" w:date="2025-03-17T13:51:00Z"/>
      <w:ins w:author="LINH Cao Thuy" w:id="138" w:date="2025-03-17T13:51:00Z">
        <w:r w:rsidDel="00000000" w:rsidR="00000000" w:rsidRPr="00000000">
          <w:rPr>
            <w:rtl w:val="0"/>
          </w:rPr>
          <w:t xml:space="preserve"> Kênh hở </w:t>
        </w:r>
      </w:ins>
      <w:ins w:author="LINH Cao Thuy" w:id="139" w:date="2025-03-17T13:51:00Z"/>
      <m:oMath>
        <w:ins w:author="LINH Cao Thuy" w:id="139" w:date="2025-03-17T13:51:00Z">
          <m:r>
            <w:rPr>
              <w:rFonts w:ascii="Cambria Math" w:cs="Cambria Math" w:eastAsia="Cambria Math" w:hAnsi="Cambria Math"/>
            </w:rPr>
            <m:t xml:space="preserve">→ </m:t>
          </m:r>
        </w:ins>
      </m:oMath>
      <w:ins w:author="LINH Cao Thuy" w:id="139" w:date="2025-03-17T13:51:00Z"/>
      <w:ins w:author="LINH Cao Thuy" w:id="140" w:date="2025-03-17T13:51:00Z">
        <w:r w:rsidDel="00000000" w:rsidR="00000000" w:rsidRPr="00000000">
          <w:rPr>
            <w:rtl w:val="0"/>
          </w:rPr>
          <w:t xml:space="preserve">Biển. </w:t>
        </w:r>
      </w:ins>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Change w:author="LINH Cao Thuy" w:id="141" w:date="2025-03-17T13:51:00Z">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rPrChange>
        </w:rPr>
        <w:pPrChange w:author="LINH Cao Thuy" w:id="0" w:date="2025-03-17T13:51:00Z">
          <w:pPr>
            <w:keepNext w:val="0"/>
            <w:keepLines w:val="0"/>
            <w:pageBreakBefore w:val="0"/>
            <w:widowControl w:val="1"/>
            <w:numPr>
              <w:ilvl w:val="5"/>
              <w:numId w:val="4"/>
            </w:numPr>
            <w:pBdr>
              <w:top w:space="0" w:sz="0" w:val="nil"/>
              <w:left w:space="0" w:sz="0" w:val="nil"/>
              <w:bottom w:space="0" w:sz="0" w:val="nil"/>
              <w:right w:space="0" w:sz="0" w:val="nil"/>
              <w:between w:space="0" w:sz="0" w:val="nil"/>
            </w:pBdr>
            <w:shd w:fill="auto" w:val="clear"/>
            <w:spacing w:after="120" w:before="120" w:line="276" w:lineRule="auto"/>
            <w:ind w:left="0" w:right="0" w:firstLine="0"/>
            <w:jc w:val="both"/>
          </w:pPr>
        </w:pPrChange>
      </w:pP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142" w:date="2025-03-17T13:53:00Z"/>
          <w:b w:val="0"/>
          <w:bCs w:val="0"/>
          <w:i w:val="0"/>
          <w:iCs w:val="0"/>
          <w:smallCaps w:val="0"/>
          <w:strike w:val="0"/>
          <w:color w:val="000000"/>
          <w:sz w:val="26"/>
          <w:szCs w:val="26"/>
          <w:u w:val="none"/>
          <w:shd w:fill="auto" w:val="clear"/>
          <w:vertAlign w:val="baseline"/>
        </w:rPr>
      </w:pPr>
      <w:del w:author="LINH Cao Thuy" w:id="142" w:date="2025-03-17T13:53: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1 bể nước thải không thường xuyên (1x 100%); </w:delText>
        </w:r>
      </w:del>
    </w:p>
    <w:p w:rsidR="00000000" w:rsidDel="00000000" w:rsidP="00000000" w:rsidRDefault="00000000" w:rsidRPr="00000000" w14:paraId="000001C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142" w:date="2025-03-17T13:53:00Z"/>
          <w:b w:val="0"/>
          <w:bCs w:val="0"/>
          <w:i w:val="0"/>
          <w:iCs w:val="0"/>
          <w:smallCaps w:val="0"/>
          <w:strike w:val="0"/>
          <w:color w:val="000000"/>
          <w:sz w:val="26"/>
          <w:szCs w:val="26"/>
          <w:u w:val="none"/>
          <w:shd w:fill="auto" w:val="clear"/>
          <w:vertAlign w:val="baseline"/>
        </w:rPr>
      </w:pPr>
      <w:del w:author="LINH Cao Thuy" w:id="142" w:date="2025-03-17T13:53: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2 bơm cấp nước thải không thường xuyên (2 x 100%); </w:delText>
        </w:r>
      </w:del>
    </w:p>
    <w:p w:rsidR="00000000" w:rsidDel="00000000" w:rsidP="00000000" w:rsidRDefault="00000000" w:rsidRPr="00000000" w14:paraId="000001C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142" w:date="2025-03-17T13:53:00Z"/>
          <w:b w:val="0"/>
          <w:bCs w:val="0"/>
          <w:i w:val="0"/>
          <w:iCs w:val="0"/>
          <w:smallCaps w:val="0"/>
          <w:strike w:val="0"/>
          <w:color w:val="000000"/>
          <w:sz w:val="26"/>
          <w:szCs w:val="26"/>
          <w:u w:val="none"/>
          <w:shd w:fill="auto" w:val="clear"/>
          <w:vertAlign w:val="baseline"/>
        </w:rPr>
      </w:pPr>
      <w:del w:author="LINH Cao Thuy" w:id="142" w:date="2025-03-17T13:53: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1 bể nước thải thường xuyên (1x 100%); </w:delText>
        </w:r>
      </w:del>
    </w:p>
    <w:p w:rsidR="00000000" w:rsidDel="00000000" w:rsidP="00000000" w:rsidRDefault="00000000" w:rsidRPr="00000000" w14:paraId="000001C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142" w:date="2025-03-17T13:53:00Z"/>
          <w:b w:val="0"/>
          <w:bCs w:val="0"/>
          <w:i w:val="0"/>
          <w:iCs w:val="0"/>
          <w:smallCaps w:val="0"/>
          <w:strike w:val="0"/>
          <w:color w:val="000000"/>
          <w:sz w:val="26"/>
          <w:szCs w:val="26"/>
          <w:u w:val="none"/>
          <w:shd w:fill="auto" w:val="clear"/>
          <w:vertAlign w:val="baseline"/>
        </w:rPr>
      </w:pPr>
      <w:del w:author="LINH Cao Thuy" w:id="142" w:date="2025-03-17T13:53: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2 bơm cấp nước thải thường xuyên (2 x 100%); </w:delText>
        </w:r>
      </w:del>
    </w:p>
    <w:p w:rsidR="00000000" w:rsidDel="00000000" w:rsidP="00000000" w:rsidRDefault="00000000" w:rsidRPr="00000000" w14:paraId="000001C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142" w:date="2025-03-17T13:53:00Z"/>
          <w:b w:val="0"/>
          <w:bCs w:val="0"/>
          <w:i w:val="0"/>
          <w:iCs w:val="0"/>
          <w:smallCaps w:val="0"/>
          <w:strike w:val="0"/>
          <w:color w:val="000000"/>
          <w:sz w:val="26"/>
          <w:szCs w:val="26"/>
          <w:u w:val="none"/>
          <w:shd w:fill="auto" w:val="clear"/>
          <w:vertAlign w:val="baseline"/>
        </w:rPr>
      </w:pPr>
      <w:del w:author="LINH Cao Thuy" w:id="142" w:date="2025-03-17T13:53: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3 x 50% quạt sục khí (dùng chung cho bể chứa nước thải thường xuyên và không thường xuyên);</w:delText>
        </w:r>
      </w:del>
    </w:p>
    <w:p w:rsidR="00000000" w:rsidDel="00000000" w:rsidP="00000000" w:rsidRDefault="00000000" w:rsidRPr="00000000" w14:paraId="000001C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142" w:date="2025-03-17T13:53:00Z"/>
          <w:b w:val="0"/>
          <w:bCs w:val="0"/>
          <w:i w:val="0"/>
          <w:iCs w:val="0"/>
          <w:smallCaps w:val="0"/>
          <w:strike w:val="0"/>
          <w:color w:val="000000"/>
          <w:sz w:val="26"/>
          <w:szCs w:val="26"/>
          <w:u w:val="none"/>
          <w:shd w:fill="auto" w:val="clear"/>
          <w:vertAlign w:val="baseline"/>
        </w:rPr>
      </w:pPr>
      <w:del w:author="LINH Cao Thuy" w:id="142" w:date="2025-03-17T13:53: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1 x 100% bồn phản ứng pH và 1 x 100% bộ khuấy; </w:delText>
        </w:r>
      </w:del>
    </w:p>
    <w:p w:rsidR="00000000" w:rsidDel="00000000" w:rsidP="00000000" w:rsidRDefault="00000000" w:rsidRPr="00000000" w14:paraId="000001C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142" w:date="2025-03-17T13:53:00Z"/>
          <w:b w:val="0"/>
          <w:bCs w:val="0"/>
          <w:i w:val="0"/>
          <w:iCs w:val="0"/>
          <w:smallCaps w:val="0"/>
          <w:strike w:val="0"/>
          <w:color w:val="000000"/>
          <w:sz w:val="26"/>
          <w:szCs w:val="26"/>
          <w:u w:val="none"/>
          <w:shd w:fill="auto" w:val="clear"/>
          <w:vertAlign w:val="baseline"/>
        </w:rPr>
      </w:pPr>
      <w:del w:author="LINH Cao Thuy" w:id="142" w:date="2025-03-17T13:53: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1 x 100% bồn keo tụ;</w:delText>
        </w:r>
      </w:del>
    </w:p>
    <w:p w:rsidR="00000000" w:rsidDel="00000000" w:rsidP="00000000" w:rsidRDefault="00000000" w:rsidRPr="00000000" w14:paraId="000001C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142" w:date="2025-03-17T13:53:00Z"/>
          <w:b w:val="0"/>
          <w:bCs w:val="0"/>
          <w:i w:val="0"/>
          <w:iCs w:val="0"/>
          <w:smallCaps w:val="0"/>
          <w:strike w:val="0"/>
          <w:color w:val="000000"/>
          <w:sz w:val="26"/>
          <w:szCs w:val="26"/>
          <w:u w:val="none"/>
          <w:shd w:fill="auto" w:val="clear"/>
          <w:vertAlign w:val="baseline"/>
        </w:rPr>
      </w:pPr>
      <w:del w:author="LINH Cao Thuy" w:id="142" w:date="2025-03-17T13:53: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1 x 100% bộ khuấy cho bồn keo tụ; </w:delText>
        </w:r>
      </w:del>
    </w:p>
    <w:p w:rsidR="00000000" w:rsidDel="00000000" w:rsidP="00000000" w:rsidRDefault="00000000" w:rsidRPr="00000000" w14:paraId="000001C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142" w:date="2025-03-17T13:53:00Z"/>
          <w:b w:val="0"/>
          <w:bCs w:val="0"/>
          <w:i w:val="0"/>
          <w:iCs w:val="0"/>
          <w:smallCaps w:val="0"/>
          <w:strike w:val="0"/>
          <w:color w:val="000000"/>
          <w:sz w:val="26"/>
          <w:szCs w:val="26"/>
          <w:u w:val="none"/>
          <w:shd w:fill="auto" w:val="clear"/>
          <w:vertAlign w:val="baseline"/>
        </w:rPr>
      </w:pPr>
      <w:del w:author="LINH Cao Thuy" w:id="142" w:date="2025-03-17T13:53: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1 x 100% bồn trợ keo tụ;</w:delText>
        </w:r>
      </w:del>
    </w:p>
    <w:p w:rsidR="00000000" w:rsidDel="00000000" w:rsidP="00000000" w:rsidRDefault="00000000" w:rsidRPr="00000000" w14:paraId="000001C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142" w:date="2025-03-17T13:53:00Z"/>
          <w:b w:val="0"/>
          <w:bCs w:val="0"/>
          <w:i w:val="0"/>
          <w:iCs w:val="0"/>
          <w:smallCaps w:val="0"/>
          <w:strike w:val="0"/>
          <w:color w:val="000000"/>
          <w:sz w:val="26"/>
          <w:szCs w:val="26"/>
          <w:u w:val="none"/>
          <w:shd w:fill="auto" w:val="clear"/>
          <w:vertAlign w:val="baseline"/>
        </w:rPr>
      </w:pPr>
      <w:del w:author="LINH Cao Thuy" w:id="142" w:date="2025-03-17T13:53: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1 x 100% bộ khuấy cho bồn trợ keo tụ; </w:delText>
        </w:r>
      </w:del>
    </w:p>
    <w:p w:rsidR="00000000" w:rsidDel="00000000" w:rsidP="00000000" w:rsidRDefault="00000000" w:rsidRPr="00000000" w14:paraId="000001C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142" w:date="2025-03-17T13:53:00Z"/>
          <w:b w:val="0"/>
          <w:bCs w:val="0"/>
          <w:i w:val="0"/>
          <w:iCs w:val="0"/>
          <w:smallCaps w:val="0"/>
          <w:strike w:val="0"/>
          <w:color w:val="000000"/>
          <w:sz w:val="26"/>
          <w:szCs w:val="26"/>
          <w:u w:val="none"/>
          <w:shd w:fill="auto" w:val="clear"/>
          <w:vertAlign w:val="baseline"/>
        </w:rPr>
      </w:pPr>
      <w:del w:author="LINH Cao Thuy" w:id="142" w:date="2025-03-17T13:53: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1 x 100% thiết bị lắng;</w:delText>
        </w:r>
      </w:del>
    </w:p>
    <w:p w:rsidR="00000000" w:rsidDel="00000000" w:rsidP="00000000" w:rsidRDefault="00000000" w:rsidRPr="00000000" w14:paraId="000001C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142" w:date="2025-03-17T13:53:00Z"/>
          <w:b w:val="0"/>
          <w:bCs w:val="0"/>
          <w:i w:val="0"/>
          <w:iCs w:val="0"/>
          <w:smallCaps w:val="0"/>
          <w:strike w:val="0"/>
          <w:color w:val="000000"/>
          <w:sz w:val="26"/>
          <w:szCs w:val="26"/>
          <w:u w:val="none"/>
          <w:shd w:fill="auto" w:val="clear"/>
          <w:vertAlign w:val="baseline"/>
        </w:rPr>
      </w:pPr>
      <w:del w:author="LINH Cao Thuy" w:id="142" w:date="2025-03-17T13:53: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2 x 100% bơm nước lắng; </w:delText>
        </w:r>
      </w:del>
    </w:p>
    <w:p w:rsidR="00000000" w:rsidDel="00000000" w:rsidP="00000000" w:rsidRDefault="00000000" w:rsidRPr="00000000" w14:paraId="000001C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142" w:date="2025-03-17T13:53:00Z"/>
          <w:b w:val="0"/>
          <w:bCs w:val="0"/>
          <w:i w:val="0"/>
          <w:iCs w:val="0"/>
          <w:smallCaps w:val="0"/>
          <w:strike w:val="0"/>
          <w:color w:val="000000"/>
          <w:sz w:val="26"/>
          <w:szCs w:val="26"/>
          <w:u w:val="none"/>
          <w:shd w:fill="auto" w:val="clear"/>
          <w:vertAlign w:val="baseline"/>
        </w:rPr>
      </w:pPr>
      <w:del w:author="LINH Cao Thuy" w:id="142" w:date="2025-03-17T13:53: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2 x 100% nước thải; </w:delText>
        </w:r>
      </w:del>
    </w:p>
    <w:p w:rsidR="00000000" w:rsidDel="00000000" w:rsidP="00000000" w:rsidRDefault="00000000" w:rsidRPr="00000000" w14:paraId="000001C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142" w:date="2025-03-17T13:53:00Z"/>
          <w:b w:val="0"/>
          <w:bCs w:val="0"/>
          <w:i w:val="0"/>
          <w:iCs w:val="0"/>
          <w:smallCaps w:val="0"/>
          <w:strike w:val="0"/>
          <w:color w:val="000000"/>
          <w:sz w:val="26"/>
          <w:szCs w:val="26"/>
          <w:u w:val="none"/>
          <w:shd w:fill="auto" w:val="clear"/>
          <w:vertAlign w:val="baseline"/>
        </w:rPr>
      </w:pPr>
      <w:del w:author="LINH Cao Thuy" w:id="142" w:date="2025-03-17T13:53: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1 x 100% bồn châm axit (bồn phản ứng pH); </w:delText>
        </w:r>
      </w:del>
    </w:p>
    <w:p w:rsidR="00000000" w:rsidDel="00000000" w:rsidP="00000000" w:rsidRDefault="00000000" w:rsidRPr="00000000" w14:paraId="000001D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142" w:date="2025-03-17T13:53:00Z"/>
          <w:b w:val="0"/>
          <w:bCs w:val="0"/>
          <w:i w:val="0"/>
          <w:iCs w:val="0"/>
          <w:smallCaps w:val="0"/>
          <w:strike w:val="0"/>
          <w:color w:val="000000"/>
          <w:sz w:val="26"/>
          <w:szCs w:val="26"/>
          <w:u w:val="none"/>
          <w:shd w:fill="auto" w:val="clear"/>
          <w:vertAlign w:val="baseline"/>
        </w:rPr>
      </w:pPr>
      <w:del w:author="LINH Cao Thuy" w:id="142" w:date="2025-03-17T13:53: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1 x 100% bồn châm axit (bồn kiểm soát độ pH sau cùng); </w:delText>
        </w:r>
      </w:del>
    </w:p>
    <w:p w:rsidR="00000000" w:rsidDel="00000000" w:rsidP="00000000" w:rsidRDefault="00000000" w:rsidRPr="00000000" w14:paraId="000001D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142" w:date="2025-03-17T13:53:00Z"/>
          <w:b w:val="0"/>
          <w:bCs w:val="0"/>
          <w:i w:val="0"/>
          <w:iCs w:val="0"/>
          <w:smallCaps w:val="0"/>
          <w:strike w:val="0"/>
          <w:color w:val="000000"/>
          <w:sz w:val="26"/>
          <w:szCs w:val="26"/>
          <w:u w:val="none"/>
          <w:shd w:fill="auto" w:val="clear"/>
          <w:vertAlign w:val="baseline"/>
        </w:rPr>
      </w:pPr>
      <w:del w:author="LINH Cao Thuy" w:id="142" w:date="2025-03-17T13:53: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2 x 100% bơm châm axit (bồn phản ứng pH); </w:delText>
        </w:r>
      </w:del>
    </w:p>
    <w:p w:rsidR="00000000" w:rsidDel="00000000" w:rsidP="00000000" w:rsidRDefault="00000000" w:rsidRPr="00000000" w14:paraId="000001D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142" w:date="2025-03-17T13:53:00Z"/>
          <w:b w:val="0"/>
          <w:bCs w:val="0"/>
          <w:i w:val="0"/>
          <w:iCs w:val="0"/>
          <w:smallCaps w:val="0"/>
          <w:strike w:val="0"/>
          <w:color w:val="000000"/>
          <w:sz w:val="26"/>
          <w:szCs w:val="26"/>
          <w:u w:val="none"/>
          <w:shd w:fill="auto" w:val="clear"/>
          <w:vertAlign w:val="baseline"/>
        </w:rPr>
      </w:pPr>
      <w:del w:author="LINH Cao Thuy" w:id="142" w:date="2025-03-17T13:53: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2 x 100% bơm châm axit (bồn kiểm soát độ pH sau cùng); </w:delText>
        </w:r>
      </w:del>
    </w:p>
    <w:p w:rsidR="00000000" w:rsidDel="00000000" w:rsidP="00000000" w:rsidRDefault="00000000" w:rsidRPr="00000000" w14:paraId="000001D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142" w:date="2025-03-17T13:53:00Z"/>
          <w:b w:val="0"/>
          <w:bCs w:val="0"/>
          <w:i w:val="0"/>
          <w:iCs w:val="0"/>
          <w:smallCaps w:val="0"/>
          <w:strike w:val="0"/>
          <w:color w:val="000000"/>
          <w:sz w:val="26"/>
          <w:szCs w:val="26"/>
          <w:u w:val="none"/>
          <w:shd w:fill="auto" w:val="clear"/>
          <w:vertAlign w:val="baseline"/>
        </w:rPr>
      </w:pPr>
      <w:del w:author="LINH Cao Thuy" w:id="142" w:date="2025-03-17T13:53: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1 x 100% bồn châm kiềm (bồn phản ứng pH); </w:delText>
        </w:r>
      </w:del>
    </w:p>
    <w:p w:rsidR="00000000" w:rsidDel="00000000" w:rsidP="00000000" w:rsidRDefault="00000000" w:rsidRPr="00000000" w14:paraId="000001D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142" w:date="2025-03-17T13:53:00Z"/>
          <w:b w:val="0"/>
          <w:bCs w:val="0"/>
          <w:i w:val="0"/>
          <w:iCs w:val="0"/>
          <w:smallCaps w:val="0"/>
          <w:strike w:val="0"/>
          <w:color w:val="000000"/>
          <w:sz w:val="26"/>
          <w:szCs w:val="26"/>
          <w:u w:val="none"/>
          <w:shd w:fill="auto" w:val="clear"/>
          <w:vertAlign w:val="baseline"/>
        </w:rPr>
      </w:pPr>
      <w:del w:author="LINH Cao Thuy" w:id="142" w:date="2025-03-17T13:53: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1 x 100% % bồn châm kiềm (bồn kiểm soát độ pH sau cùng); </w:delText>
        </w:r>
      </w:del>
    </w:p>
    <w:p w:rsidR="00000000" w:rsidDel="00000000" w:rsidP="00000000" w:rsidRDefault="00000000" w:rsidRPr="00000000" w14:paraId="000001D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142" w:date="2025-03-17T13:53:00Z"/>
          <w:b w:val="0"/>
          <w:bCs w:val="0"/>
          <w:i w:val="0"/>
          <w:iCs w:val="0"/>
          <w:smallCaps w:val="0"/>
          <w:strike w:val="0"/>
          <w:color w:val="000000"/>
          <w:sz w:val="26"/>
          <w:szCs w:val="26"/>
          <w:u w:val="none"/>
          <w:shd w:fill="auto" w:val="clear"/>
          <w:vertAlign w:val="baseline"/>
        </w:rPr>
      </w:pPr>
      <w:del w:author="LINH Cao Thuy" w:id="142" w:date="2025-03-17T13:53: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2 x 100% bơm châm kiềm (bồn phản ứng pH); </w:delText>
        </w:r>
      </w:del>
    </w:p>
    <w:p w:rsidR="00000000" w:rsidDel="00000000" w:rsidP="00000000" w:rsidRDefault="00000000" w:rsidRPr="00000000" w14:paraId="000001D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142" w:date="2025-03-17T13:53:00Z"/>
          <w:b w:val="0"/>
          <w:bCs w:val="0"/>
          <w:i w:val="0"/>
          <w:iCs w:val="0"/>
          <w:smallCaps w:val="0"/>
          <w:strike w:val="0"/>
          <w:color w:val="000000"/>
          <w:sz w:val="26"/>
          <w:szCs w:val="26"/>
          <w:u w:val="none"/>
          <w:shd w:fill="auto" w:val="clear"/>
          <w:vertAlign w:val="baseline"/>
        </w:rPr>
      </w:pPr>
      <w:del w:author="LINH Cao Thuy" w:id="142" w:date="2025-03-17T13:53: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2 x 100% bơm châm kiềm (bồn kiểm soát độ pH sau cùng); </w:delText>
        </w:r>
      </w:del>
    </w:p>
    <w:p w:rsidR="00000000" w:rsidDel="00000000" w:rsidP="00000000" w:rsidRDefault="00000000" w:rsidRPr="00000000" w14:paraId="000001D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142" w:date="2025-03-17T13:53:00Z"/>
          <w:b w:val="0"/>
          <w:bCs w:val="0"/>
          <w:i w:val="0"/>
          <w:iCs w:val="0"/>
          <w:smallCaps w:val="0"/>
          <w:strike w:val="0"/>
          <w:color w:val="000000"/>
          <w:sz w:val="26"/>
          <w:szCs w:val="26"/>
          <w:u w:val="none"/>
          <w:shd w:fill="auto" w:val="clear"/>
          <w:vertAlign w:val="baseline"/>
        </w:rPr>
      </w:pPr>
      <w:del w:author="LINH Cao Thuy" w:id="142" w:date="2025-03-17T13:53: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1 x 100% bồn chứa chất keo tụ; </w:delText>
        </w:r>
      </w:del>
    </w:p>
    <w:p w:rsidR="00000000" w:rsidDel="00000000" w:rsidP="00000000" w:rsidRDefault="00000000" w:rsidRPr="00000000" w14:paraId="000001D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142" w:date="2025-03-17T13:53:00Z"/>
          <w:b w:val="0"/>
          <w:bCs w:val="0"/>
          <w:i w:val="0"/>
          <w:iCs w:val="0"/>
          <w:smallCaps w:val="0"/>
          <w:strike w:val="0"/>
          <w:color w:val="000000"/>
          <w:sz w:val="26"/>
          <w:szCs w:val="26"/>
          <w:u w:val="none"/>
          <w:shd w:fill="auto" w:val="clear"/>
          <w:vertAlign w:val="baseline"/>
        </w:rPr>
      </w:pPr>
      <w:del w:author="LINH Cao Thuy" w:id="142" w:date="2025-03-17T13:53: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1 x 100% bồn định lượng keo tụ; </w:delText>
        </w:r>
      </w:del>
    </w:p>
    <w:p w:rsidR="00000000" w:rsidDel="00000000" w:rsidP="00000000" w:rsidRDefault="00000000" w:rsidRPr="00000000" w14:paraId="000001D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142" w:date="2025-03-17T13:53:00Z"/>
          <w:b w:val="0"/>
          <w:bCs w:val="0"/>
          <w:i w:val="0"/>
          <w:iCs w:val="0"/>
          <w:smallCaps w:val="0"/>
          <w:strike w:val="0"/>
          <w:color w:val="000000"/>
          <w:sz w:val="26"/>
          <w:szCs w:val="26"/>
          <w:u w:val="none"/>
          <w:shd w:fill="auto" w:val="clear"/>
          <w:vertAlign w:val="baseline"/>
        </w:rPr>
      </w:pPr>
      <w:del w:author="LINH Cao Thuy" w:id="142" w:date="2025-03-17T13:53: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2 x 100% bơm định lượng keo tụ; </w:delText>
        </w:r>
      </w:del>
    </w:p>
    <w:p w:rsidR="00000000" w:rsidDel="00000000" w:rsidP="00000000" w:rsidRDefault="00000000" w:rsidRPr="00000000" w14:paraId="000001D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142" w:date="2025-03-17T13:53:00Z"/>
          <w:b w:val="0"/>
          <w:bCs w:val="0"/>
          <w:i w:val="0"/>
          <w:iCs w:val="0"/>
          <w:smallCaps w:val="0"/>
          <w:strike w:val="0"/>
          <w:color w:val="000000"/>
          <w:sz w:val="26"/>
          <w:szCs w:val="26"/>
          <w:u w:val="none"/>
          <w:shd w:fill="auto" w:val="clear"/>
          <w:vertAlign w:val="baseline"/>
        </w:rPr>
      </w:pPr>
      <w:del w:author="LINH Cao Thuy" w:id="142" w:date="2025-03-17T13:53: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2 x 100% bơm thải bùn; </w:delText>
        </w:r>
      </w:del>
    </w:p>
    <w:p w:rsidR="00000000" w:rsidDel="00000000" w:rsidP="00000000" w:rsidRDefault="00000000" w:rsidRPr="00000000" w14:paraId="000001D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142" w:date="2025-03-17T13:53:00Z"/>
          <w:b w:val="0"/>
          <w:bCs w:val="0"/>
          <w:i w:val="0"/>
          <w:iCs w:val="0"/>
          <w:smallCaps w:val="0"/>
          <w:strike w:val="0"/>
          <w:color w:val="000000"/>
          <w:sz w:val="26"/>
          <w:szCs w:val="26"/>
          <w:u w:val="none"/>
          <w:shd w:fill="auto" w:val="clear"/>
          <w:vertAlign w:val="baseline"/>
        </w:rPr>
      </w:pPr>
      <w:del w:author="LINH Cao Thuy" w:id="142" w:date="2025-03-17T13:53: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1 x 100% bể lắng bùn; </w:delText>
        </w:r>
      </w:del>
    </w:p>
    <w:p w:rsidR="00000000" w:rsidDel="00000000" w:rsidP="00000000" w:rsidRDefault="00000000" w:rsidRPr="00000000" w14:paraId="000001D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142" w:date="2025-03-17T13:53:00Z"/>
          <w:b w:val="0"/>
          <w:bCs w:val="0"/>
          <w:i w:val="0"/>
          <w:iCs w:val="0"/>
          <w:smallCaps w:val="0"/>
          <w:strike w:val="0"/>
          <w:color w:val="000000"/>
          <w:sz w:val="26"/>
          <w:szCs w:val="26"/>
          <w:u w:val="none"/>
          <w:shd w:fill="auto" w:val="clear"/>
          <w:vertAlign w:val="baseline"/>
        </w:rPr>
      </w:pPr>
      <w:del w:author="LINH Cao Thuy" w:id="142" w:date="2025-03-17T13:53: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2 x 100% bơm chuyển bùn; </w:delText>
        </w:r>
      </w:del>
    </w:p>
    <w:p w:rsidR="00000000" w:rsidDel="00000000" w:rsidP="00000000" w:rsidRDefault="00000000" w:rsidRPr="00000000" w14:paraId="000001D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142" w:date="2025-03-17T13:53:00Z"/>
          <w:b w:val="0"/>
          <w:bCs w:val="0"/>
          <w:i w:val="0"/>
          <w:iCs w:val="0"/>
          <w:smallCaps w:val="0"/>
          <w:strike w:val="0"/>
          <w:color w:val="000000"/>
          <w:sz w:val="26"/>
          <w:szCs w:val="26"/>
          <w:u w:val="none"/>
          <w:shd w:fill="auto" w:val="clear"/>
          <w:vertAlign w:val="baseline"/>
        </w:rPr>
      </w:pPr>
      <w:del w:author="LINH Cao Thuy" w:id="142" w:date="2025-03-17T13:53: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1 x 100% thiết bị khử nước và các thiết bị phụ; </w:delText>
        </w:r>
      </w:del>
    </w:p>
    <w:p w:rsidR="00000000" w:rsidDel="00000000" w:rsidP="00000000" w:rsidRDefault="00000000" w:rsidRPr="00000000" w14:paraId="000001D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142" w:date="2025-03-17T13:53:00Z"/>
          <w:b w:val="0"/>
          <w:bCs w:val="0"/>
          <w:i w:val="0"/>
          <w:iCs w:val="0"/>
          <w:smallCaps w:val="0"/>
          <w:strike w:val="0"/>
          <w:color w:val="000000"/>
          <w:sz w:val="26"/>
          <w:szCs w:val="26"/>
          <w:u w:val="none"/>
          <w:shd w:fill="auto" w:val="clear"/>
          <w:vertAlign w:val="baseline"/>
        </w:rPr>
      </w:pPr>
      <w:del w:author="LINH Cao Thuy" w:id="142" w:date="2025-03-17T13:53: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Và các thiết bị khác.</w:delText>
        </w:r>
      </w:del>
    </w:p>
    <w:p w:rsidR="00000000" w:rsidDel="00000000" w:rsidP="00000000" w:rsidRDefault="00000000" w:rsidRPr="00000000" w14:paraId="000001D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142" w:date="2025-03-17T13:53:00Z"/>
          <w:b w:val="0"/>
          <w:bCs w:val="0"/>
          <w:i w:val="0"/>
          <w:iCs w:val="0"/>
          <w:smallCaps w:val="0"/>
          <w:strike w:val="0"/>
          <w:color w:val="000000"/>
          <w:sz w:val="26"/>
          <w:szCs w:val="26"/>
          <w:u w:val="none"/>
          <w:shd w:fill="auto" w:val="clear"/>
          <w:vertAlign w:val="baseline"/>
        </w:rPr>
      </w:pPr>
      <w:del w:author="LINH Cao Thuy" w:id="142" w:date="2025-03-17T13:53: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Hệ thống xử lý nước thải nhiễm dầu:</w:delText>
        </w:r>
      </w:del>
    </w:p>
    <w:p w:rsidR="00000000" w:rsidDel="00000000" w:rsidP="00000000" w:rsidRDefault="00000000" w:rsidRPr="00000000" w14:paraId="000001E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142" w:date="2025-03-17T13:53:00Z"/>
          <w:b w:val="0"/>
          <w:bCs w:val="0"/>
          <w:i w:val="0"/>
          <w:iCs w:val="0"/>
          <w:smallCaps w:val="0"/>
          <w:strike w:val="0"/>
          <w:color w:val="000000"/>
          <w:sz w:val="26"/>
          <w:szCs w:val="26"/>
          <w:u w:val="none"/>
          <w:shd w:fill="auto" w:val="clear"/>
          <w:vertAlign w:val="baseline"/>
        </w:rPr>
      </w:pPr>
      <w:del w:author="LINH Cao Thuy" w:id="142" w:date="2025-03-17T13:53: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1 x 100% thiết bị lấy dầu; </w:delText>
        </w:r>
      </w:del>
    </w:p>
    <w:p w:rsidR="00000000" w:rsidDel="00000000" w:rsidP="00000000" w:rsidRDefault="00000000" w:rsidRPr="00000000" w14:paraId="000001E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142" w:date="2025-03-17T13:53:00Z"/>
          <w:b w:val="0"/>
          <w:bCs w:val="0"/>
          <w:i w:val="0"/>
          <w:iCs w:val="0"/>
          <w:smallCaps w:val="0"/>
          <w:strike w:val="0"/>
          <w:color w:val="000000"/>
          <w:sz w:val="26"/>
          <w:szCs w:val="26"/>
          <w:u w:val="none"/>
          <w:shd w:fill="auto" w:val="clear"/>
          <w:vertAlign w:val="baseline"/>
        </w:rPr>
      </w:pPr>
      <w:del w:author="LINH Cao Thuy" w:id="142" w:date="2025-03-17T13:53: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2 x 100% bơm cấp nước thải nhiễm dầu; </w:delText>
        </w:r>
      </w:del>
    </w:p>
    <w:p w:rsidR="00000000" w:rsidDel="00000000" w:rsidP="00000000" w:rsidRDefault="00000000" w:rsidRPr="00000000" w14:paraId="000001E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142" w:date="2025-03-17T13:53:00Z"/>
          <w:b w:val="0"/>
          <w:bCs w:val="0"/>
          <w:i w:val="0"/>
          <w:iCs w:val="0"/>
          <w:smallCaps w:val="0"/>
          <w:strike w:val="0"/>
          <w:color w:val="000000"/>
          <w:sz w:val="26"/>
          <w:szCs w:val="26"/>
          <w:u w:val="none"/>
          <w:shd w:fill="auto" w:val="clear"/>
          <w:vertAlign w:val="baseline"/>
        </w:rPr>
      </w:pPr>
      <w:del w:author="LINH Cao Thuy" w:id="142" w:date="2025-03-17T13:53: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1 x 100% bộ tách dầu (loại CPI hoặc API); </w:delText>
        </w:r>
      </w:del>
    </w:p>
    <w:p w:rsidR="00000000" w:rsidDel="00000000" w:rsidP="00000000" w:rsidRDefault="00000000" w:rsidRPr="00000000" w14:paraId="000001E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142" w:date="2025-03-17T13:53:00Z"/>
          <w:b w:val="0"/>
          <w:bCs w:val="0"/>
          <w:i w:val="0"/>
          <w:iCs w:val="0"/>
          <w:smallCaps w:val="0"/>
          <w:strike w:val="0"/>
          <w:color w:val="000000"/>
          <w:sz w:val="26"/>
          <w:szCs w:val="26"/>
          <w:u w:val="none"/>
          <w:shd w:fill="auto" w:val="clear"/>
          <w:vertAlign w:val="baseline"/>
        </w:rPr>
      </w:pPr>
      <w:del w:author="LINH Cao Thuy" w:id="142" w:date="2025-03-17T13:53: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2 x 100% bơm thải nước.</w:delText>
        </w:r>
      </w:del>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142" w:date="2025-03-17T13:53: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142" w:date="2025-03-17T13:53: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Hệ thống xử lý nước thải công nghiệp của Nhà máy được mô tả theo sơ đồ sau:</w:delText>
        </w:r>
      </w:del>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del w:author="LINH Cao Thuy" w:id="142" w:date="2025-03-17T13:53: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142" w:date="2025-03-17T13:53:00Z">
        <w:r w:rsidDel="00000000" w:rsidR="00000000" w:rsidRPr="00000000">
          <w:rPr>
            <w:rtl w:val="0"/>
          </w:rPr>
        </w:r>
      </w:del>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del w:author="LINH Cao Thuy" w:id="142" w:date="2025-03-17T13:53:00Z"/>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del w:author="LINH Cao Thuy" w:id="142" w:date="2025-03-17T13:53:00Z">
        <w:bookmarkStart w:colFirst="0" w:colLast="0" w:name="_kpwc6c7094la" w:id="45"/>
        <w:bookmarkEnd w:id="4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delText xml:space="preserve">Hình II‑4. Sơ đồ nguyên lý xử lý nước thải công nghiệp NMNĐ </w:delText>
        </w:r>
        <w:r w:rsidDel="00000000" w:rsidR="00000000" w:rsidRPr="00000000">
          <w:rPr>
            <w:i w:val="1"/>
            <w:iCs w:val="1"/>
            <w:rtl w:val="0"/>
          </w:rPr>
          <w:delText xml:space="preserve">ABC</w:delText>
        </w:r>
        <w:r w:rsidDel="00000000" w:rsidR="00000000" w:rsidRPr="00000000">
          <w:rPr>
            <w:rtl w:val="0"/>
          </w:rPr>
        </w:r>
      </w:del>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PrChange w:author="LINH Cao Thuy" w:id="143" w:date="2025-03-17T13:54:00Z">
            <w:rPr/>
          </w:rPrChange>
        </w:rPr>
        <w:pPrChange w:author="LINH Cao Thuy" w:id="0" w:date="2025-03-17T13:54:00Z">
          <w:pPr>
            <w:keepNext w:val="0"/>
            <w:keepLines w:val="0"/>
            <w:pageBreakBefore w:val="0"/>
            <w:widowControl w:val="1"/>
            <w:numPr>
              <w:ilvl w:val="5"/>
              <w:numId w:val="4"/>
            </w:numPr>
            <w:pBdr>
              <w:top w:space="0" w:sz="0" w:val="nil"/>
              <w:left w:space="0" w:sz="0" w:val="nil"/>
              <w:bottom w:space="0" w:sz="0" w:val="nil"/>
              <w:right w:space="0" w:sz="0" w:val="nil"/>
              <w:between w:space="0" w:sz="0" w:val="nil"/>
            </w:pBdr>
            <w:shd w:fill="auto" w:val="clear"/>
            <w:spacing w:after="120" w:before="120" w:line="276" w:lineRule="auto"/>
            <w:ind w:left="0" w:right="0" w:firstLine="0"/>
            <w:jc w:val="both"/>
          </w:pPr>
        </w:pPrChange>
      </w:pPr>
      <w:ins w:author="LINH Cao Thuy" w:id="142" w:date="2025-03-17T13:53:00Z">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e. </w:t>
        </w:r>
      </w:ins>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Hệ thống xử lý nước thải sinh hoạt</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Khu</w:t>
      </w:r>
      <w:ins w:author="LINH Cao Thuy" w:id="144" w:date="2025-03-17T13:54:00Z">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 vực</w:t>
        </w:r>
      </w:ins>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 nhà máy</w:t>
      </w:r>
    </w:p>
    <w:p w:rsidR="00000000" w:rsidDel="00000000" w:rsidP="00000000" w:rsidRDefault="00000000" w:rsidRPr="00000000" w14:paraId="000001E9">
      <w:pPr>
        <w:spacing w:after="120" w:line="312" w:lineRule="auto"/>
        <w:rPr>
          <w:ins w:author="LINH Cao Thuy" w:id="145" w:date="2025-03-17T13:54:00Z"/>
        </w:rPr>
      </w:pPr>
      <w:ins w:author="LINH Cao Thuy" w:id="145" w:date="2025-03-17T13:54:00Z">
        <w:r w:rsidDel="00000000" w:rsidR="00000000" w:rsidRPr="00000000">
          <w:rPr>
            <w:rtl w:val="0"/>
          </w:rPr>
          <w:t xml:space="preserve">Nước thải sinh hoạt của cán bộ, công nhân viên phát sinh trong khoảng 30 m</w:t>
        </w:r>
        <w:r w:rsidDel="00000000" w:rsidR="00000000" w:rsidRPr="00000000">
          <w:rPr>
            <w:vertAlign w:val="superscript"/>
            <w:rtl w:val="0"/>
          </w:rPr>
          <w:t xml:space="preserve">3</w:t>
        </w:r>
        <w:r w:rsidDel="00000000" w:rsidR="00000000" w:rsidRPr="00000000">
          <w:rPr>
            <w:rtl w:val="0"/>
          </w:rPr>
          <w:t xml:space="preserve">/ ngày được xử lý sơ bộ tại bể tự hoại, sau đó thu gom về 02 trạm xử lý nước thải có công suất thiết kế 30m</w:t>
        </w:r>
        <w:r w:rsidDel="00000000" w:rsidR="00000000" w:rsidRPr="00000000">
          <w:rPr>
            <w:vertAlign w:val="superscript"/>
            <w:rtl w:val="0"/>
          </w:rPr>
          <w:t xml:space="preserve">3</w:t>
        </w:r>
        <w:r w:rsidDel="00000000" w:rsidR="00000000" w:rsidRPr="00000000">
          <w:rPr>
            <w:rtl w:val="0"/>
          </w:rPr>
          <w:t xml:space="preserve">/ngày</w:t>
        </w:r>
        <w:r w:rsidDel="00000000" w:rsidR="00000000" w:rsidRPr="00000000">
          <w:rPr>
            <w:vertAlign w:val="superscript"/>
            <w:rtl w:val="0"/>
          </w:rPr>
          <w:t xml:space="preserve"> </w:t>
        </w:r>
        <w:r w:rsidDel="00000000" w:rsidR="00000000" w:rsidRPr="00000000">
          <w:rPr>
            <w:rtl w:val="0"/>
          </w:rPr>
          <w:t xml:space="preserve">và 5m</w:t>
        </w:r>
        <w:r w:rsidDel="00000000" w:rsidR="00000000" w:rsidRPr="00000000">
          <w:rPr>
            <w:vertAlign w:val="superscript"/>
            <w:rtl w:val="0"/>
          </w:rPr>
          <w:t xml:space="preserve">3</w:t>
        </w:r>
        <w:r w:rsidDel="00000000" w:rsidR="00000000" w:rsidRPr="00000000">
          <w:rPr>
            <w:rtl w:val="0"/>
          </w:rPr>
          <w:t xml:space="preserve">/ngày để xử lý, sau đó tiếp tục đưa về trạm xử lý nước thải công nghiệp tập trung có công suất thiết kế 4.320 m</w:t>
        </w:r>
        <w:r w:rsidDel="00000000" w:rsidR="00000000" w:rsidRPr="00000000">
          <w:rPr>
            <w:vertAlign w:val="superscript"/>
            <w:rtl w:val="0"/>
          </w:rPr>
          <w:t xml:space="preserve">3</w:t>
        </w:r>
        <w:r w:rsidDel="00000000" w:rsidR="00000000" w:rsidRPr="00000000">
          <w:rPr>
            <w:rtl w:val="0"/>
          </w:rPr>
          <w:t xml:space="preserve">/ngày để xử lý trước khi thải ra kênh xả.</w:t>
        </w:r>
      </w:ins>
    </w:p>
    <w:p w:rsidR="00000000" w:rsidDel="00000000" w:rsidP="00000000" w:rsidRDefault="00000000" w:rsidRPr="00000000" w14:paraId="000001EA">
      <w:pPr>
        <w:spacing w:after="120" w:line="312" w:lineRule="auto"/>
        <w:rPr>
          <w:ins w:author="LINH Cao Thuy" w:id="165" w:date="2025-03-17T13:54:00Z"/>
        </w:rPr>
      </w:pPr>
      <w:ins w:author="LINH Cao Thuy" w:id="145" w:date="2025-03-17T13:54:00Z">
        <w:r w:rsidDel="00000000" w:rsidR="00000000" w:rsidRPr="00000000">
          <w:rPr>
            <w:rtl w:val="0"/>
          </w:rPr>
          <w:t xml:space="preserve">Quy trình xử lý nước thải sinh hoạt công suất 30 m</w:t>
        </w:r>
        <w:r w:rsidDel="00000000" w:rsidR="00000000" w:rsidRPr="00000000">
          <w:rPr>
            <w:vertAlign w:val="superscript"/>
            <w:rtl w:val="0"/>
          </w:rPr>
          <w:t xml:space="preserve">3</w:t>
        </w:r>
        <w:r w:rsidDel="00000000" w:rsidR="00000000" w:rsidRPr="00000000">
          <w:rPr>
            <w:rtl w:val="0"/>
          </w:rPr>
          <w:t xml:space="preserve">/ngày đêm và 5 m</w:t>
        </w:r>
        <w:r w:rsidDel="00000000" w:rsidR="00000000" w:rsidRPr="00000000">
          <w:rPr>
            <w:vertAlign w:val="superscript"/>
            <w:rtl w:val="0"/>
          </w:rPr>
          <w:t xml:space="preserve">3</w:t>
        </w:r>
        <w:r w:rsidDel="00000000" w:rsidR="00000000" w:rsidRPr="00000000">
          <w:rPr>
            <w:rtl w:val="0"/>
          </w:rPr>
          <w:t xml:space="preserve">/ngày đêm: Nước thải sinh hoạt – Tách rác</w:t>
        </w:r>
      </w:ins>
      <w:ins w:author="LINH Cao Thuy" w:id="146" w:date="2025-03-17T13:54:00Z"/>
      <m:oMath>
        <w:ins w:author="LINH Cao Thuy" w:id="146" w:date="2025-03-17T13:54:00Z">
          <m:r>
            <w:rPr>
              <w:rFonts w:ascii="Cambria Math" w:cs="Cambria Math" w:eastAsia="Cambria Math" w:hAnsi="Cambria Math"/>
            </w:rPr>
            <m:t xml:space="preserve"> </m:t>
          </m:r>
        </w:ins>
        <w:ins w:author="LINH Cao Thuy" w:id="146" w:date="2025-03-17T13:54:00Z">
          <m:r>
            <w:rPr>
              <w:rFonts w:ascii="Cambria Math" w:cs="Cambria Math" w:eastAsia="Cambria Math" w:hAnsi="Cambria Math"/>
            </w:rPr>
            <m:t>→</m:t>
          </m:r>
        </w:ins>
      </m:oMath>
      <w:ins w:author="LINH Cao Thuy" w:id="146" w:date="2025-03-17T13:54:00Z"/>
      <w:ins w:author="LINH Cao Thuy" w:id="147" w:date="2025-03-17T13:54:00Z">
        <w:r w:rsidDel="00000000" w:rsidR="00000000" w:rsidRPr="00000000">
          <w:rPr>
            <w:rtl w:val="0"/>
          </w:rPr>
          <w:t xml:space="preserve"> Bể điều hòa</w:t>
        </w:r>
      </w:ins>
      <w:ins w:author="LINH Cao Thuy" w:id="148" w:date="2025-03-17T13:54:00Z"/>
      <m:oMath>
        <w:ins w:author="LINH Cao Thuy" w:id="148" w:date="2025-03-17T13:54:00Z">
          <m:r>
            <w:rPr>
              <w:rFonts w:ascii="Cambria Math" w:cs="Cambria Math" w:eastAsia="Cambria Math" w:hAnsi="Cambria Math"/>
            </w:rPr>
            <m:t xml:space="preserve"> </m:t>
          </m:r>
        </w:ins>
        <w:ins w:author="LINH Cao Thuy" w:id="148" w:date="2025-03-17T13:54:00Z">
          <m:r>
            <w:rPr>
              <w:rFonts w:ascii="Cambria Math" w:cs="Cambria Math" w:eastAsia="Cambria Math" w:hAnsi="Cambria Math"/>
            </w:rPr>
            <m:t>→</m:t>
          </m:r>
        </w:ins>
      </m:oMath>
      <w:ins w:author="LINH Cao Thuy" w:id="148" w:date="2025-03-17T13:54:00Z"/>
      <w:ins w:author="LINH Cao Thuy" w:id="149" w:date="2025-03-17T13:54:00Z">
        <w:r w:rsidDel="00000000" w:rsidR="00000000" w:rsidRPr="00000000">
          <w:rPr>
            <w:rtl w:val="0"/>
          </w:rPr>
          <w:t xml:space="preserve"> Bể kị khí </w:t>
        </w:r>
      </w:ins>
      <w:ins w:author="LINH Cao Thuy" w:id="150" w:date="2025-03-17T13:54:00Z"/>
      <m:oMath>
        <w:ins w:author="LINH Cao Thuy" w:id="150" w:date="2025-03-17T13:54:00Z">
          <m:r>
            <m:t>→</m:t>
          </m:r>
        </w:ins>
      </m:oMath>
      <w:ins w:author="LINH Cao Thuy" w:id="150" w:date="2025-03-17T13:54:00Z"/>
      <w:ins w:author="LINH Cao Thuy" w:id="151" w:date="2025-03-17T13:54:00Z">
        <w:r w:rsidDel="00000000" w:rsidR="00000000" w:rsidRPr="00000000">
          <w:rPr>
            <w:rtl w:val="0"/>
          </w:rPr>
          <w:t xml:space="preserve"> Bể thiếu khi </w:t>
        </w:r>
      </w:ins>
      <w:ins w:author="LINH Cao Thuy" w:id="152" w:date="2025-03-17T13:54:00Z"/>
      <m:oMath>
        <w:ins w:author="LINH Cao Thuy" w:id="152" w:date="2025-03-17T13:54:00Z">
          <m:r>
            <m:t>→</m:t>
          </m:r>
        </w:ins>
      </m:oMath>
      <w:ins w:author="LINH Cao Thuy" w:id="152" w:date="2025-03-17T13:54:00Z"/>
      <w:ins w:author="LINH Cao Thuy" w:id="153" w:date="2025-03-17T13:54:00Z">
        <w:r w:rsidDel="00000000" w:rsidR="00000000" w:rsidRPr="00000000">
          <w:rPr>
            <w:rtl w:val="0"/>
          </w:rPr>
          <w:t xml:space="preserve"> Bể tiếp xúc thiếu khí (4 ngăn liên tiếp) </w:t>
        </w:r>
      </w:ins>
      <w:ins w:author="LINH Cao Thuy" w:id="154" w:date="2025-03-17T13:54:00Z"/>
      <m:oMath>
        <w:ins w:author="LINH Cao Thuy" w:id="154" w:date="2025-03-17T13:54:00Z">
          <m:r>
            <m:t>→</m:t>
          </m:r>
        </w:ins>
      </m:oMath>
      <w:ins w:author="LINH Cao Thuy" w:id="154" w:date="2025-03-17T13:54:00Z"/>
      <w:ins w:author="LINH Cao Thuy" w:id="155" w:date="2025-03-17T13:54:00Z">
        <w:r w:rsidDel="00000000" w:rsidR="00000000" w:rsidRPr="00000000">
          <w:rPr>
            <w:rtl w:val="0"/>
          </w:rPr>
          <w:t xml:space="preserve"> Bể lắng </w:t>
        </w:r>
      </w:ins>
      <w:ins w:author="LINH Cao Thuy" w:id="156" w:date="2025-03-17T13:54:00Z"/>
      <m:oMath>
        <w:ins w:author="LINH Cao Thuy" w:id="156" w:date="2025-03-17T13:54:00Z">
          <m:r>
            <m:t>→</m:t>
          </m:r>
        </w:ins>
      </m:oMath>
      <w:ins w:author="LINH Cao Thuy" w:id="156" w:date="2025-03-17T13:54:00Z"/>
      <w:ins w:author="LINH Cao Thuy" w:id="157" w:date="2025-03-17T13:54:00Z">
        <w:r w:rsidDel="00000000" w:rsidR="00000000" w:rsidRPr="00000000">
          <w:rPr>
            <w:rtl w:val="0"/>
          </w:rPr>
          <w:t xml:space="preserve"> Bể khử trùng </w:t>
        </w:r>
      </w:ins>
      <w:ins w:author="LINH Cao Thuy" w:id="158" w:date="2025-03-17T13:54:00Z"/>
      <m:oMath>
        <w:ins w:author="LINH Cao Thuy" w:id="158" w:date="2025-03-17T13:54:00Z">
          <m:r>
            <m:t>→</m:t>
          </m:r>
        </w:ins>
      </m:oMath>
      <w:ins w:author="LINH Cao Thuy" w:id="158" w:date="2025-03-17T13:54:00Z"/>
      <w:ins w:author="LINH Cao Thuy" w:id="159" w:date="2025-03-17T13:54:00Z">
        <w:r w:rsidDel="00000000" w:rsidR="00000000" w:rsidRPr="00000000">
          <w:rPr>
            <w:rtl w:val="0"/>
          </w:rPr>
          <w:t xml:space="preserve"> Bể chứa nước thải sau xử lý </w:t>
        </w:r>
      </w:ins>
      <w:ins w:author="LINH Cao Thuy" w:id="160" w:date="2025-03-17T13:54:00Z"/>
      <m:oMath>
        <w:ins w:author="LINH Cao Thuy" w:id="160" w:date="2025-03-17T13:54:00Z">
          <m:r>
            <m:t>→</m:t>
          </m:r>
        </w:ins>
      </m:oMath>
      <w:ins w:author="LINH Cao Thuy" w:id="160" w:date="2025-03-17T13:54:00Z"/>
      <w:ins w:author="LINH Cao Thuy" w:id="161" w:date="2025-03-17T13:54:00Z">
        <w:r w:rsidDel="00000000" w:rsidR="00000000" w:rsidRPr="00000000">
          <w:rPr>
            <w:rtl w:val="0"/>
          </w:rPr>
          <w:t xml:space="preserve"> Hệ thống xử lý nước thải công nghiệp tập trung</w:t>
        </w:r>
      </w:ins>
      <w:ins w:author="LINH Cao Thuy" w:id="162" w:date="2025-03-17T13:54:00Z"/>
      <m:oMath>
        <w:ins w:author="LINH Cao Thuy" w:id="162" w:date="2025-03-17T13:54:00Z">
          <m:r>
            <m:t>→</m:t>
          </m:r>
        </w:ins>
      </m:oMath>
      <w:ins w:author="LINH Cao Thuy" w:id="162" w:date="2025-03-17T13:54:00Z"/>
      <w:ins w:author="LINH Cao Thuy" w:id="163" w:date="2025-03-17T13:54:00Z">
        <w:r w:rsidDel="00000000" w:rsidR="00000000" w:rsidRPr="00000000">
          <w:rPr>
            <w:rtl w:val="0"/>
          </w:rPr>
          <w:t xml:space="preserve"> Tái sử dụng hoặc xả ra kênh làm mát </w:t>
        </w:r>
      </w:ins>
      <w:ins w:author="LINH Cao Thuy" w:id="164" w:date="2025-03-17T13:54:00Z"/>
      <m:oMath>
        <w:ins w:author="LINH Cao Thuy" w:id="164" w:date="2025-03-17T13:54:00Z">
          <m:r>
            <w:rPr>
              <w:rFonts w:ascii="Cambria Math" w:cs="Cambria Math" w:eastAsia="Cambria Math" w:hAnsi="Cambria Math"/>
            </w:rPr>
            <m:t xml:space="preserve">→ </m:t>
          </m:r>
        </w:ins>
      </m:oMath>
      <w:ins w:author="LINH Cao Thuy" w:id="164" w:date="2025-03-17T13:54:00Z"/>
      <w:ins w:author="LINH Cao Thuy" w:id="165" w:date="2025-03-17T13:54:00Z">
        <w:r w:rsidDel="00000000" w:rsidR="00000000" w:rsidRPr="00000000">
          <w:rPr>
            <w:rtl w:val="0"/>
          </w:rPr>
          <w:t xml:space="preserve">Biển ven bờ.</w:t>
        </w:r>
      </w:ins>
    </w:p>
    <w:p w:rsidR="00000000" w:rsidDel="00000000" w:rsidP="00000000" w:rsidRDefault="00000000" w:rsidRPr="00000000" w14:paraId="000001EB">
      <w:pPr>
        <w:spacing w:after="120" w:line="312" w:lineRule="auto"/>
        <w:rPr>
          <w:ins w:author="LINH Cao Thuy" w:id="165" w:date="2025-03-17T13:54:00Z"/>
        </w:rPr>
      </w:pPr>
      <w:ins w:author="LINH Cao Thuy" w:id="165" w:date="2025-03-17T13:54:00Z">
        <w:r w:rsidDel="00000000" w:rsidR="00000000" w:rsidRPr="00000000">
          <w:rPr>
            <w:rtl w:val="0"/>
          </w:rPr>
          <w:t xml:space="preserve">Chất lượng nước thải sinh hoạt được kiểm soát trước khi xả vào kênh xả nước làm mát và xả ra biển ven bờ đáp ứng yêu cầu về bảo vệ môi trường và QCVN 40:2011/BTNMT – Quy chuẩn kỹ thuật quốc gia về nước thải (Cột B)</w:t>
        </w:r>
      </w:ins>
    </w:p>
    <w:p w:rsidR="00000000" w:rsidDel="00000000" w:rsidP="00000000" w:rsidRDefault="00000000" w:rsidRPr="00000000" w14:paraId="000001EC">
      <w:pPr>
        <w:spacing w:after="120" w:line="312" w:lineRule="auto"/>
        <w:ind w:firstLine="567"/>
        <w:rPr>
          <w:ins w:author="LINH Cao Thuy" w:id="165" w:date="2025-03-17T13:54:00Z"/>
          <w:color w:val="000000"/>
        </w:rPr>
      </w:pPr>
      <w:ins w:author="LINH Cao Thuy" w:id="165" w:date="2025-03-17T13:54:00Z">
        <w:r w:rsidDel="00000000" w:rsidR="00000000" w:rsidRPr="00000000">
          <w:rPr>
            <w:color w:val="000000"/>
            <w:rtl w:val="0"/>
          </w:rPr>
          <w:t xml:space="preserve">Quy tình công nghệ điều chỉnh hệ thống xử lý nước thải sinh hoạt</w:t>
        </w:r>
        <w:del w:author="LONG Le Hoang" w:id="166" w:date="2025-03-18T10:00:00Z">
          <w:r w:rsidDel="00000000" w:rsidR="00000000" w:rsidRPr="00000000">
            <w:rPr>
              <w:color w:val="000000"/>
              <w:rtl w:val="0"/>
            </w:rPr>
            <w:delText xml:space="preserve"> tổ máy 1</w:delText>
          </w:r>
        </w:del>
        <w:r w:rsidDel="00000000" w:rsidR="00000000" w:rsidRPr="00000000">
          <w:rPr>
            <w:color w:val="000000"/>
            <w:rtl w:val="0"/>
          </w:rPr>
          <w:t xml:space="preserve"> như sau: </w:t>
        </w:r>
      </w:ins>
    </w:p>
    <w:p w:rsidR="00000000" w:rsidDel="00000000" w:rsidP="00000000" w:rsidRDefault="00000000" w:rsidRPr="00000000" w14:paraId="000001ED">
      <w:pPr>
        <w:spacing w:after="120" w:line="312" w:lineRule="auto"/>
        <w:rPr>
          <w:ins w:author="LINH Cao Thuy" w:id="165" w:date="2025-03-17T13:54:00Z"/>
        </w:rPr>
      </w:pPr>
      <w:ins w:author="LINH Cao Thuy" w:id="165" w:date="2025-03-17T13:54:00Z">
        <w:r w:rsidDel="00000000" w:rsidR="00000000" w:rsidRPr="00000000">
          <w:rPr>
            <w:rtl w:val="0"/>
          </w:rPr>
        </w:r>
      </w:ins>
    </w:p>
    <w:p w:rsidR="00000000" w:rsidDel="00000000" w:rsidP="00000000" w:rsidRDefault="00000000" w:rsidRPr="00000000" w14:paraId="000001EE">
      <w:pPr>
        <w:spacing w:after="120" w:line="312" w:lineRule="auto"/>
        <w:rPr>
          <w:ins w:author="LINH Cao Thuy" w:id="165" w:date="2025-03-17T13:54:00Z"/>
          <w:color w:val="000000"/>
        </w:rPr>
      </w:pPr>
      <w:ins w:author="LINH Cao Thuy" w:id="165" w:date="2025-03-17T13:54:00Z">
        <w:r w:rsidDel="00000000" w:rsidR="00000000" w:rsidRPr="00000000">
          <w:rPr>
            <w:rtl w:val="0"/>
          </w:rPr>
          <w:t xml:space="preserve">Hình II.4. </w:t>
        </w:r>
        <w:r w:rsidDel="00000000" w:rsidR="00000000" w:rsidRPr="00000000">
          <w:rPr>
            <w:color w:val="000000"/>
            <w:rtl w:val="0"/>
          </w:rPr>
          <w:t xml:space="preserve">Sơ đồ Trạm XLNT sinh hoạt công suất 30 m</w:t>
        </w:r>
        <w:r w:rsidDel="00000000" w:rsidR="00000000" w:rsidRPr="00000000">
          <w:rPr>
            <w:color w:val="000000"/>
            <w:vertAlign w:val="superscript"/>
            <w:rtl w:val="0"/>
          </w:rPr>
          <w:t xml:space="preserve">3</w:t>
        </w:r>
        <w:r w:rsidDel="00000000" w:rsidR="00000000" w:rsidRPr="00000000">
          <w:rPr>
            <w:color w:val="000000"/>
            <w:rtl w:val="0"/>
          </w:rPr>
          <w:t xml:space="preserve">/ngày đêm (STS-01)</w:t>
        </w:r>
      </w:ins>
    </w:p>
    <w:p w:rsidR="00000000" w:rsidDel="00000000" w:rsidP="00000000" w:rsidRDefault="00000000" w:rsidRPr="00000000" w14:paraId="000001EF">
      <w:pPr>
        <w:spacing w:after="120" w:line="312" w:lineRule="auto"/>
        <w:rPr>
          <w:ins w:author="LINH Cao Thuy" w:id="165" w:date="2025-03-17T13:54:00Z"/>
        </w:rPr>
      </w:pPr>
      <w:ins w:author="LINH Cao Thuy" w:id="165" w:date="2025-03-17T13:54:00Z">
        <w:r w:rsidDel="00000000" w:rsidR="00000000" w:rsidRPr="00000000">
          <w:rPr>
            <w:rtl w:val="0"/>
          </w:rPr>
        </w:r>
      </w:ins>
    </w:p>
    <w:p w:rsidR="00000000" w:rsidDel="00000000" w:rsidP="00000000" w:rsidRDefault="00000000" w:rsidRPr="00000000" w14:paraId="000001F0">
      <w:pPr>
        <w:spacing w:after="120" w:line="312" w:lineRule="auto"/>
        <w:rPr>
          <w:ins w:author="LINH Cao Thuy" w:id="165" w:date="2025-03-17T13:54:00Z"/>
        </w:rPr>
      </w:pPr>
      <w:ins w:author="LINH Cao Thuy" w:id="165" w:date="2025-03-17T13:54:00Z">
        <w:r w:rsidDel="00000000" w:rsidR="00000000" w:rsidRPr="00000000">
          <w:rPr>
            <w:rtl w:val="0"/>
          </w:rPr>
          <w:t xml:space="preserve">Hình II.6. </w:t>
        </w:r>
        <w:r w:rsidDel="00000000" w:rsidR="00000000" w:rsidRPr="00000000">
          <w:rPr>
            <w:color w:val="000000"/>
            <w:rtl w:val="0"/>
          </w:rPr>
          <w:t xml:space="preserve">Công nghệ xử lý nước thải sinh hoạt của hệ thống công suất 5 m</w:t>
        </w:r>
        <w:r w:rsidDel="00000000" w:rsidR="00000000" w:rsidRPr="00000000">
          <w:rPr>
            <w:color w:val="000000"/>
            <w:vertAlign w:val="superscript"/>
            <w:rtl w:val="0"/>
          </w:rPr>
          <w:t xml:space="preserve">3</w:t>
        </w:r>
        <w:r w:rsidDel="00000000" w:rsidR="00000000" w:rsidRPr="00000000">
          <w:rPr>
            <w:color w:val="000000"/>
            <w:rtl w:val="0"/>
          </w:rPr>
          <w:t xml:space="preserve">/ ngày</w:t>
        </w:r>
        <w:r w:rsidDel="00000000" w:rsidR="00000000" w:rsidRPr="00000000">
          <w:rPr>
            <w:rtl w:val="0"/>
          </w:rPr>
        </w:r>
      </w:ins>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167" w:date="2025-03-17T13:54: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167" w:date="2025-03-17T13:54: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Nước thải sinh hoạt của cán bộ công nhân viên vận hành NMNĐ </w:delText>
        </w:r>
        <w:r w:rsidDel="00000000" w:rsidR="00000000" w:rsidRPr="00000000">
          <w:rPr>
            <w:rtl w:val="0"/>
          </w:rPr>
          <w:delText xml:space="preserve">ABC</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 (từ các khu vực nhà vận hành, phòng hành chính, khu nhà dịch vụ, v.v. bên trong nhà máy) với lưu lượng khoảng xấp xỉ 50 m</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perscript"/>
            <w:rtl w:val="0"/>
          </w:rPr>
          <w:delText xml:space="preserve">3</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/h được thu gom và xử lý bể tự hoại ba ngăn (septic tank). Để thuận lợi cho vệ sinh của cán bộ công nhân viên của Nhà máy, số lượng các nhà vệ sinh tự hoại cần thiết sẽ được đảm bảo đủ trong các phân xưởng, nhà hành chính,... Nước thải từ các bể tự hoại theo đường ống đến hệ thống xử lý sinh học, sau đó đưa tới bể lưu trữ nước thải của hệ thống xử lý nước thải chính để xử lý tiếp tục. Hệ thống xử lý nước thải sinh hoạt của nhà máy được thiết kế đáp ứng cho khoảng 280 nhân viên vận hành của NMNĐ </w:delText>
        </w:r>
        <w:r w:rsidDel="00000000" w:rsidR="00000000" w:rsidRPr="00000000">
          <w:rPr>
            <w:rtl w:val="0"/>
          </w:rPr>
          <w:delText xml:space="preserve">ABC</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w:delText>
        </w:r>
      </w:del>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167" w:date="2025-03-17T13:54: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167" w:date="2025-03-17T13:54: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Chu trình xử lý nước thải sinh hoạt: Nước thải sinh hoạt sẽ được chứa trong bể phốt để vi sinh hoá </w:delText>
        </w:r>
        <w:r w:rsidDel="00000000" w:rsidR="00000000" w:rsidRPr="00000000">
          <w:rPr>
            <w:rFonts w:ascii="Symbol" w:cs="Symbol" w:eastAsia="Symbol" w:hAnsi="Symbol"/>
            <w:b w:val="0"/>
            <w:bCs w:val="0"/>
            <w:i w:val="0"/>
            <w:iCs w:val="0"/>
            <w:smallCaps w:val="0"/>
            <w:strike w:val="0"/>
            <w:color w:val="000000"/>
            <w:sz w:val="26"/>
            <w:szCs w:val="26"/>
            <w:u w:val="none"/>
            <w:shd w:fill="auto" w:val="clear"/>
            <w:vertAlign w:val="baseline"/>
            <w:rtl w:val="0"/>
          </w:rPr>
          <w:delText xml:space="preserve">→</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 bể thu nước thải </w:delText>
        </w:r>
        <w:r w:rsidDel="00000000" w:rsidR="00000000" w:rsidRPr="00000000">
          <w:rPr>
            <w:rFonts w:ascii="Symbol" w:cs="Symbol" w:eastAsia="Symbol" w:hAnsi="Symbol"/>
            <w:b w:val="0"/>
            <w:bCs w:val="0"/>
            <w:i w:val="0"/>
            <w:iCs w:val="0"/>
            <w:smallCaps w:val="0"/>
            <w:strike w:val="0"/>
            <w:color w:val="000000"/>
            <w:sz w:val="26"/>
            <w:szCs w:val="26"/>
            <w:u w:val="none"/>
            <w:shd w:fill="auto" w:val="clear"/>
            <w:vertAlign w:val="baseline"/>
            <w:rtl w:val="0"/>
          </w:rPr>
          <w:delText xml:space="preserve">→</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 bơm chuyển nước thải </w:delText>
        </w:r>
        <w:r w:rsidDel="00000000" w:rsidR="00000000" w:rsidRPr="00000000">
          <w:rPr>
            <w:rFonts w:ascii="Symbol" w:cs="Symbol" w:eastAsia="Symbol" w:hAnsi="Symbol"/>
            <w:b w:val="0"/>
            <w:bCs w:val="0"/>
            <w:i w:val="0"/>
            <w:iCs w:val="0"/>
            <w:smallCaps w:val="0"/>
            <w:strike w:val="0"/>
            <w:color w:val="000000"/>
            <w:sz w:val="26"/>
            <w:szCs w:val="26"/>
            <w:u w:val="none"/>
            <w:shd w:fill="auto" w:val="clear"/>
            <w:vertAlign w:val="baseline"/>
            <w:rtl w:val="0"/>
          </w:rPr>
          <w:delText xml:space="preserve">→</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 bể cân bằng </w:delText>
        </w:r>
        <w:r w:rsidDel="00000000" w:rsidR="00000000" w:rsidRPr="00000000">
          <w:rPr>
            <w:rFonts w:ascii="Symbol" w:cs="Symbol" w:eastAsia="Symbol" w:hAnsi="Symbol"/>
            <w:b w:val="0"/>
            <w:bCs w:val="0"/>
            <w:i w:val="0"/>
            <w:iCs w:val="0"/>
            <w:smallCaps w:val="0"/>
            <w:strike w:val="0"/>
            <w:color w:val="000000"/>
            <w:sz w:val="26"/>
            <w:szCs w:val="26"/>
            <w:u w:val="none"/>
            <w:shd w:fill="auto" w:val="clear"/>
            <w:vertAlign w:val="baseline"/>
            <w:rtl w:val="0"/>
          </w:rPr>
          <w:delText xml:space="preserve">→</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 bể sinh hóa (sục khí) </w:delText>
        </w:r>
        <w:r w:rsidDel="00000000" w:rsidR="00000000" w:rsidRPr="00000000">
          <w:rPr>
            <w:rFonts w:ascii="Symbol" w:cs="Symbol" w:eastAsia="Symbol" w:hAnsi="Symbol"/>
            <w:b w:val="0"/>
            <w:bCs w:val="0"/>
            <w:i w:val="0"/>
            <w:iCs w:val="0"/>
            <w:smallCaps w:val="0"/>
            <w:strike w:val="0"/>
            <w:color w:val="000000"/>
            <w:sz w:val="26"/>
            <w:szCs w:val="26"/>
            <w:u w:val="none"/>
            <w:shd w:fill="auto" w:val="clear"/>
            <w:vertAlign w:val="baseline"/>
            <w:rtl w:val="0"/>
          </w:rPr>
          <w:delText xml:space="preserve">→</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 bể lắng </w:delText>
        </w:r>
        <w:r w:rsidDel="00000000" w:rsidR="00000000" w:rsidRPr="00000000">
          <w:rPr>
            <w:rFonts w:ascii="Symbol" w:cs="Symbol" w:eastAsia="Symbol" w:hAnsi="Symbol"/>
            <w:b w:val="0"/>
            <w:bCs w:val="0"/>
            <w:i w:val="0"/>
            <w:iCs w:val="0"/>
            <w:smallCaps w:val="0"/>
            <w:strike w:val="0"/>
            <w:color w:val="000000"/>
            <w:sz w:val="26"/>
            <w:szCs w:val="26"/>
            <w:u w:val="none"/>
            <w:shd w:fill="auto" w:val="clear"/>
            <w:vertAlign w:val="baseline"/>
            <w:rtl w:val="0"/>
          </w:rPr>
          <w:delText xml:space="preserve">→</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 bể chứa nước thải sinh hoạt </w:delText>
        </w:r>
        <w:r w:rsidDel="00000000" w:rsidR="00000000" w:rsidRPr="00000000">
          <w:rPr>
            <w:rFonts w:ascii="Symbol" w:cs="Symbol" w:eastAsia="Symbol" w:hAnsi="Symbol"/>
            <w:b w:val="0"/>
            <w:bCs w:val="0"/>
            <w:i w:val="0"/>
            <w:iCs w:val="0"/>
            <w:smallCaps w:val="0"/>
            <w:strike w:val="0"/>
            <w:color w:val="000000"/>
            <w:sz w:val="26"/>
            <w:szCs w:val="26"/>
            <w:u w:val="none"/>
            <w:shd w:fill="auto" w:val="clear"/>
            <w:vertAlign w:val="baseline"/>
            <w:rtl w:val="0"/>
          </w:rPr>
          <w:delText xml:space="preserve">→</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 sục khí Clo </w:delText>
        </w:r>
        <w:r w:rsidDel="00000000" w:rsidR="00000000" w:rsidRPr="00000000">
          <w:rPr>
            <w:rFonts w:ascii="Symbol" w:cs="Symbol" w:eastAsia="Symbol" w:hAnsi="Symbol"/>
            <w:b w:val="0"/>
            <w:bCs w:val="0"/>
            <w:i w:val="0"/>
            <w:iCs w:val="0"/>
            <w:smallCaps w:val="0"/>
            <w:strike w:val="0"/>
            <w:color w:val="000000"/>
            <w:sz w:val="26"/>
            <w:szCs w:val="26"/>
            <w:u w:val="none"/>
            <w:shd w:fill="auto" w:val="clear"/>
            <w:vertAlign w:val="baseline"/>
            <w:rtl w:val="0"/>
          </w:rPr>
          <w:delText xml:space="preserve">→</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 bơm chuyển nước thải đã xử lý </w:delText>
        </w:r>
        <w:r w:rsidDel="00000000" w:rsidR="00000000" w:rsidRPr="00000000">
          <w:rPr>
            <w:rFonts w:ascii="Symbol" w:cs="Symbol" w:eastAsia="Symbol" w:hAnsi="Symbol"/>
            <w:b w:val="0"/>
            <w:bCs w:val="0"/>
            <w:i w:val="0"/>
            <w:iCs w:val="0"/>
            <w:smallCaps w:val="0"/>
            <w:strike w:val="0"/>
            <w:color w:val="000000"/>
            <w:sz w:val="26"/>
            <w:szCs w:val="26"/>
            <w:u w:val="none"/>
            <w:shd w:fill="auto" w:val="clear"/>
            <w:vertAlign w:val="baseline"/>
            <w:rtl w:val="0"/>
          </w:rPr>
          <w:delText xml:space="preserve">→</w:delTex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 bể lọc tấm nghiêng của hệ thống xử lý nước thải chính. Bùn từ bể lắng được bơm chuyển bùn tới bể thu bùn của hệ thống xử lý nước thải chính. Nước thải sinh hoạt sau khi xử lý đáp ứng QCVN 14:2008-BTNMT và được tập trung bào bể chứa cùng với các loại nước thải khác đã xử lý được tái sử dụng cho hệ thống phun ẩm cho than, đá vôi, chống bụi trên các tuyến đường giao thông nội bộ. Phần dư thừa của lượng nước thải đã xử lý được xả vào sông Yên Hòa. Nước thải xả vào sông Yên Hòa đáp ứng quy chuẩn QCVN 40:2011-BTNMT. Sơ đồ nguyên lý xử lý nước thải sinh hoạt được trình bày trong sơ đồ dưới đây.</w:delText>
        </w:r>
      </w:del>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167" w:date="2025-03-17T13:54: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167" w:date="2025-03-17T13:54: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Các thiết bị chính của hệ thống xử lý nước thải sinh hoạt bao gồm:</w:delText>
        </w:r>
      </w:del>
    </w:p>
    <w:p w:rsidR="00000000" w:rsidDel="00000000" w:rsidP="00000000" w:rsidRDefault="00000000" w:rsidRPr="00000000" w14:paraId="000001F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167" w:date="2025-03-17T13:54:00Z"/>
          <w:b w:val="0"/>
          <w:bCs w:val="0"/>
          <w:i w:val="0"/>
          <w:iCs w:val="0"/>
          <w:smallCaps w:val="0"/>
          <w:strike w:val="0"/>
          <w:color w:val="000000"/>
          <w:sz w:val="26"/>
          <w:szCs w:val="26"/>
          <w:u w:val="none"/>
          <w:shd w:fill="auto" w:val="clear"/>
          <w:vertAlign w:val="baseline"/>
        </w:rPr>
      </w:pPr>
      <w:del w:author="LINH Cao Thuy" w:id="167" w:date="2025-03-17T13:54: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Một bể vi sinh nước thải sinh hoạt (bể phốt).</w:delText>
        </w:r>
      </w:del>
    </w:p>
    <w:p w:rsidR="00000000" w:rsidDel="00000000" w:rsidP="00000000" w:rsidRDefault="00000000" w:rsidRPr="00000000" w14:paraId="000001F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167" w:date="2025-03-17T13:54:00Z"/>
          <w:b w:val="0"/>
          <w:bCs w:val="0"/>
          <w:i w:val="0"/>
          <w:iCs w:val="0"/>
          <w:smallCaps w:val="0"/>
          <w:strike w:val="0"/>
          <w:color w:val="000000"/>
          <w:sz w:val="26"/>
          <w:szCs w:val="26"/>
          <w:u w:val="none"/>
          <w:shd w:fill="auto" w:val="clear"/>
          <w:vertAlign w:val="baseline"/>
        </w:rPr>
      </w:pPr>
      <w:del w:author="LINH Cao Thuy" w:id="167" w:date="2025-03-17T13:54: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Một bể thu nước thải </w:delText>
        </w:r>
      </w:del>
    </w:p>
    <w:p w:rsidR="00000000" w:rsidDel="00000000" w:rsidP="00000000" w:rsidRDefault="00000000" w:rsidRPr="00000000" w14:paraId="000001F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167" w:date="2025-03-17T13:54:00Z"/>
          <w:b w:val="0"/>
          <w:bCs w:val="0"/>
          <w:i w:val="0"/>
          <w:iCs w:val="0"/>
          <w:smallCaps w:val="0"/>
          <w:strike w:val="0"/>
          <w:color w:val="000000"/>
          <w:sz w:val="26"/>
          <w:szCs w:val="26"/>
          <w:u w:val="none"/>
          <w:shd w:fill="auto" w:val="clear"/>
          <w:vertAlign w:val="baseline"/>
        </w:rPr>
      </w:pPr>
      <w:del w:author="LINH Cao Thuy" w:id="167" w:date="2025-03-17T13:54: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Hai bơm nước thải cùng động cơ</w:delText>
        </w:r>
      </w:del>
    </w:p>
    <w:p w:rsidR="00000000" w:rsidDel="00000000" w:rsidP="00000000" w:rsidRDefault="00000000" w:rsidRPr="00000000" w14:paraId="000001F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167" w:date="2025-03-17T13:54:00Z"/>
          <w:b w:val="0"/>
          <w:bCs w:val="0"/>
          <w:i w:val="0"/>
          <w:iCs w:val="0"/>
          <w:smallCaps w:val="0"/>
          <w:strike w:val="0"/>
          <w:color w:val="000000"/>
          <w:sz w:val="26"/>
          <w:szCs w:val="26"/>
          <w:u w:val="none"/>
          <w:shd w:fill="auto" w:val="clear"/>
          <w:vertAlign w:val="baseline"/>
        </w:rPr>
      </w:pPr>
      <w:del w:author="LINH Cao Thuy" w:id="167" w:date="2025-03-17T13:54: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Một bể cân bằng nước thải sinh hoạt, bể bê tông ngầm</w:delText>
        </w:r>
      </w:del>
    </w:p>
    <w:p w:rsidR="00000000" w:rsidDel="00000000" w:rsidP="00000000" w:rsidRDefault="00000000" w:rsidRPr="00000000" w14:paraId="000001F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167" w:date="2025-03-17T13:54:00Z"/>
          <w:b w:val="0"/>
          <w:bCs w:val="0"/>
          <w:i w:val="0"/>
          <w:iCs w:val="0"/>
          <w:smallCaps w:val="0"/>
          <w:strike w:val="0"/>
          <w:color w:val="000000"/>
          <w:sz w:val="26"/>
          <w:szCs w:val="26"/>
          <w:u w:val="none"/>
          <w:shd w:fill="auto" w:val="clear"/>
          <w:vertAlign w:val="baseline"/>
        </w:rPr>
      </w:pPr>
      <w:del w:author="LINH Cao Thuy" w:id="167" w:date="2025-03-17T13:54: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Hai quạt sục không khí cùng động cơ</w:delText>
        </w:r>
      </w:del>
    </w:p>
    <w:p w:rsidR="00000000" w:rsidDel="00000000" w:rsidP="00000000" w:rsidRDefault="00000000" w:rsidRPr="00000000" w14:paraId="000001F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167" w:date="2025-03-17T13:54:00Z"/>
          <w:b w:val="0"/>
          <w:bCs w:val="0"/>
          <w:i w:val="0"/>
          <w:iCs w:val="0"/>
          <w:smallCaps w:val="0"/>
          <w:strike w:val="0"/>
          <w:color w:val="000000"/>
          <w:sz w:val="26"/>
          <w:szCs w:val="26"/>
          <w:u w:val="none"/>
          <w:shd w:fill="auto" w:val="clear"/>
          <w:vertAlign w:val="baseline"/>
        </w:rPr>
      </w:pPr>
      <w:del w:author="LINH Cao Thuy" w:id="167" w:date="2025-03-17T13:54: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Một bể sinh hóa thổi khí, bể bê tông ngầm</w:delText>
        </w:r>
      </w:del>
    </w:p>
    <w:p w:rsidR="00000000" w:rsidDel="00000000" w:rsidP="00000000" w:rsidRDefault="00000000" w:rsidRPr="00000000" w14:paraId="000001F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167" w:date="2025-03-17T13:54:00Z"/>
          <w:b w:val="0"/>
          <w:bCs w:val="0"/>
          <w:i w:val="0"/>
          <w:iCs w:val="0"/>
          <w:smallCaps w:val="0"/>
          <w:strike w:val="0"/>
          <w:color w:val="000000"/>
          <w:sz w:val="26"/>
          <w:szCs w:val="26"/>
          <w:u w:val="none"/>
          <w:shd w:fill="auto" w:val="clear"/>
          <w:vertAlign w:val="baseline"/>
        </w:rPr>
      </w:pPr>
      <w:del w:author="LINH Cao Thuy" w:id="167" w:date="2025-03-17T13:54: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Một hố thu bùn.</w:delText>
        </w:r>
      </w:del>
    </w:p>
    <w:p w:rsidR="00000000" w:rsidDel="00000000" w:rsidP="00000000" w:rsidRDefault="00000000" w:rsidRPr="00000000" w14:paraId="000001F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167" w:date="2025-03-17T13:54:00Z"/>
          <w:b w:val="0"/>
          <w:bCs w:val="0"/>
          <w:i w:val="0"/>
          <w:iCs w:val="0"/>
          <w:smallCaps w:val="0"/>
          <w:strike w:val="0"/>
          <w:color w:val="000000"/>
          <w:sz w:val="26"/>
          <w:szCs w:val="26"/>
          <w:u w:val="none"/>
          <w:shd w:fill="auto" w:val="clear"/>
          <w:vertAlign w:val="baseline"/>
        </w:rPr>
      </w:pPr>
      <w:del w:author="LINH Cao Thuy" w:id="167" w:date="2025-03-17T13:54: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Hai bơm chuyển bùn nước thải.</w:delText>
        </w:r>
      </w:del>
    </w:p>
    <w:p w:rsidR="00000000" w:rsidDel="00000000" w:rsidP="00000000" w:rsidRDefault="00000000" w:rsidRPr="00000000" w14:paraId="000001F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167" w:date="2025-03-17T13:54:00Z"/>
          <w:b w:val="0"/>
          <w:bCs w:val="0"/>
          <w:i w:val="0"/>
          <w:iCs w:val="0"/>
          <w:smallCaps w:val="0"/>
          <w:strike w:val="0"/>
          <w:color w:val="000000"/>
          <w:sz w:val="26"/>
          <w:szCs w:val="26"/>
          <w:u w:val="none"/>
          <w:shd w:fill="auto" w:val="clear"/>
          <w:vertAlign w:val="baseline"/>
        </w:rPr>
      </w:pPr>
      <w:del w:author="LINH Cao Thuy" w:id="167" w:date="2025-03-17T13:54: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Một bể nước thải đã xử lý</w:delText>
        </w:r>
      </w:del>
    </w:p>
    <w:p w:rsidR="00000000" w:rsidDel="00000000" w:rsidP="00000000" w:rsidRDefault="00000000" w:rsidRPr="00000000" w14:paraId="000001F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del w:author="LINH Cao Thuy" w:id="167" w:date="2025-03-17T13:54:00Z"/>
          <w:b w:val="0"/>
          <w:bCs w:val="0"/>
          <w:i w:val="0"/>
          <w:iCs w:val="0"/>
          <w:smallCaps w:val="0"/>
          <w:strike w:val="0"/>
          <w:color w:val="000000"/>
          <w:sz w:val="26"/>
          <w:szCs w:val="26"/>
          <w:u w:val="none"/>
          <w:shd w:fill="auto" w:val="clear"/>
          <w:vertAlign w:val="baseline"/>
        </w:rPr>
      </w:pPr>
      <w:del w:author="LINH Cao Thuy" w:id="167" w:date="2025-03-17T13:54: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Một bộ châm nước Javen vào hệ thống</w:delText>
        </w:r>
      </w:del>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167" w:date="2025-03-17T13:54: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167" w:date="2025-03-17T13:54: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Hệ thống xử lý nước thải sinh hoạt của Nhà máy được mô tả theo sơ đồ sau:</w:delText>
        </w:r>
      </w:del>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167" w:date="2025-03-17T13:54: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167" w:date="2025-03-17T13:54:00Z">
        <w:r w:rsidDel="00000000" w:rsidR="00000000" w:rsidRPr="00000000">
          <w:rPr>
            <w:rtl w:val="0"/>
          </w:rPr>
        </w:r>
      </w:del>
    </w:p>
    <w:p w:rsidR="00000000" w:rsidDel="00000000" w:rsidP="00000000" w:rsidRDefault="00000000" w:rsidRPr="00000000" w14:paraId="00000200">
      <w:pPr>
        <w:spacing w:after="60" w:before="60" w:lineRule="auto"/>
        <w:ind w:left="1440" w:firstLine="0"/>
        <w:rPr>
          <w:del w:author="LINH Cao Thuy" w:id="167" w:date="2025-03-17T13:54:00Z"/>
        </w:rPr>
      </w:pPr>
      <w:del w:author="LINH Cao Thuy" w:id="167" w:date="2025-03-17T13:54:00Z">
        <w:r w:rsidDel="00000000" w:rsidR="00000000" w:rsidRPr="00000000">
          <w:rPr>
            <w:rtl w:val="0"/>
          </w:rPr>
        </w:r>
      </w:del>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167" w:date="2025-03-17T13:54: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167" w:date="2025-03-17T13:54:00Z">
        <w:bookmarkStart w:colFirst="0" w:colLast="0" w:name="_rmugv634mcz1" w:id="46"/>
        <w:bookmarkEnd w:id="46"/>
        <w:r w:rsidDel="00000000" w:rsidR="00000000" w:rsidRPr="00000000">
          <w:rPr>
            <w:rtl w:val="0"/>
          </w:rPr>
        </w:r>
      </w:del>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b w:val="1"/>
          <w:bCs w:val="1"/>
          <w:i w:val="1"/>
          <w:iCs w:val="1"/>
          <w:rtl w:val="0"/>
        </w:rPr>
        <w:t xml:space="preserve">k</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hu nhà ở: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Khu xử lý nước thải sinh hoạt tập trung với quy mô công suất trên 130m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ngày đêm để phục vụ cho hoạt động tổng thể của cả khu nhà ở, bao gồm nước thải nhà ăn, nhà vệ sinh, nhà tắm.</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Xử lý nước thải sinh hoạt: Nước thải sinh hoạt có hàm lượng chất hữu cơ cao: xí, tiểu,… được xử lý làm sạch cục bộ bằng bể tự hoại trước khi cùng với các loại nước thải khác từ tắm, rửa, giặt,… (có nồng độ bẩn thấp hơn) đưa vào các tuyến thoát nước về trạm thu gom và xử lý nước thải. Nước thải qua bể tự hoại (3 ngăn) được lắng cặn và lên men cặn lắng (chủ yếu là chất hữu cơ không tan). Cặn lắng được giữ lại trong bể 12 tháng, dưới tác động của vi khuẩn yếm khí, cặn được phân hủy thành các chất khí và khoáng hòa tan. Bùn cặn lên men sẽ định kỳ được chuyển đi bằng xe hút bể phốt chuyên dụng. Hiệu quả xử lý làm sạch của bể tự hoại đạt 30 – 35% theo BOD và 50 -55% đối với cặn lơ lửng.</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Tất cả các chỉ tiêu môi trường được phân tích trong mẫu nước thải sinh hoạt sau hệ thống thu gom xử lý đều nằm trong giới hạn tiêu chuẩn cho phép.</w:t>
      </w:r>
    </w:p>
    <w:p w:rsidR="00000000" w:rsidDel="00000000" w:rsidP="00000000" w:rsidRDefault="00000000" w:rsidRPr="00000000" w14:paraId="00000205">
      <w:pPr>
        <w:pStyle w:val="Heading2"/>
        <w:numPr>
          <w:ilvl w:val="1"/>
          <w:numId w:val="1"/>
        </w:numPr>
        <w:ind w:left="0" w:firstLine="0"/>
        <w:rPr/>
      </w:pPr>
      <w:bookmarkStart w:colFirst="0" w:colLast="0" w:name="_8ocyjv1euaj" w:id="47"/>
      <w:bookmarkEnd w:id="47"/>
      <w:r w:rsidDel="00000000" w:rsidR="00000000" w:rsidRPr="00000000">
        <w:rPr>
          <w:rtl w:val="0"/>
        </w:rPr>
        <w:t xml:space="preserve">Các nguồn phát thải, bể hấp thụ khí nhà kính trong phạm vi hoạt động</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nguồn phát thải KNK chính của </w:t>
      </w:r>
      <w:r w:rsidDel="00000000" w:rsidR="00000000" w:rsidRPr="00000000">
        <w:rPr>
          <w:rtl w:val="0"/>
        </w:rPr>
        <w:t xml:space="preserve">Nhà máy ABC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bao gồm: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Phạm vi 1: Nguồn phát thải trực tiếp</w:t>
      </w:r>
    </w:p>
    <w:p w:rsidR="00000000" w:rsidDel="00000000" w:rsidP="00000000" w:rsidRDefault="00000000" w:rsidRPr="00000000" w14:paraId="000002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Phát thải từ nguồn cố định gồm hoạt động đốt nhiên liệu trong các thiết bị lắp đặt cố định như lò hơi, máy phát điện, máy cắt;</w:t>
      </w:r>
    </w:p>
    <w:p w:rsidR="00000000" w:rsidDel="00000000" w:rsidP="00000000" w:rsidRDefault="00000000" w:rsidRPr="00000000" w14:paraId="0000020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Phát thải từ nguồn di động gồm hoạt động đốt nhiên liệu của các thiết bị vận tải, xe cứu hỏa, xe cứu thương, thiết bị hạng nặng, xe nâng…;</w:t>
      </w:r>
    </w:p>
    <w:p w:rsidR="00000000" w:rsidDel="00000000" w:rsidP="00000000" w:rsidRDefault="00000000" w:rsidRPr="00000000" w14:paraId="0000020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Phát thải từ quá trình công nghiệp, phát thải từ sử dụng đá vôi trong khử khí thải ô nhiễm lưu huỳnh;</w:t>
      </w:r>
    </w:p>
    <w:p w:rsidR="00000000" w:rsidDel="00000000" w:rsidP="00000000" w:rsidRDefault="00000000" w:rsidRPr="00000000" w14:paraId="0000020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Phát thải KNK do sử dụng các dung môi chất lạnh;</w:t>
      </w:r>
    </w:p>
    <w:p w:rsidR="00000000" w:rsidDel="00000000" w:rsidP="00000000" w:rsidRDefault="00000000" w:rsidRPr="00000000" w14:paraId="0000020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Phát thải từ thu gom, quản lý và xử lý nước thải sinh hoạt và nước thải công nghiệp.</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Phạm vi 2: Nguồn phát thải gián tiếp</w:t>
      </w:r>
    </w:p>
    <w:p w:rsidR="00000000" w:rsidDel="00000000" w:rsidP="00000000" w:rsidRDefault="00000000" w:rsidRPr="00000000" w14:paraId="0000020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Phát thải do tiêu thụ năng điện lượng mua từ lưới điện EVN tại khu nhà máy và khu nhà ở.</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Ngoài ra, Nhà máy có sử dụng khí SF</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cho hoạt động máy cắt mạch (GCB) và bình chữa cháy CO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trong các buổi diễn tập phòng cháy chữa cháy đều gây phát thải KNK nhưng khối lượng sử dụng và phát thải rất nhỏ. Theo hướng dẫn IPCC về xác định và báo cáo phát thải KNK, các nguồn phát thải chính được xác định là các nguồn phát thải lớn nhất mà tổng của chúng chiếm 95% tổng phát thải, danh mục các nguồn chính đã được tổng hợp và phân loại theo nguồn phát thải trực tiếp và gián tiếp.</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 đó, nguồn phát thải từ sử dụng khí SF</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bình chữa cháy CO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được liệt kê để nhận biết và không đưa vào kiểm kê và báo cáo phát thải KNK.</w:t>
      </w:r>
    </w:p>
    <w:p w:rsidR="00000000" w:rsidDel="00000000" w:rsidP="00000000" w:rsidRDefault="00000000" w:rsidRPr="00000000" w14:paraId="00000211">
      <w:pPr>
        <w:pStyle w:val="Heading2"/>
        <w:numPr>
          <w:ilvl w:val="1"/>
          <w:numId w:val="1"/>
        </w:numPr>
        <w:ind w:left="0" w:firstLine="0"/>
        <w:rPr/>
      </w:pPr>
      <w:bookmarkStart w:colFirst="0" w:colLast="0" w:name="_varkahkyotku" w:id="48"/>
      <w:bookmarkEnd w:id="48"/>
      <w:r w:rsidDel="00000000" w:rsidR="00000000" w:rsidRPr="00000000">
        <w:rPr>
          <w:rtl w:val="0"/>
        </w:rPr>
        <w:t xml:space="preserve">Hệ thống thông tin, dữ liệu về phát thải khí nhà kính của cơ sở, xác định nguyên nhân các hạn chế trong kiểm kê khí nhà kính</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Căn cứ theo Khoản 4 Điều 11 Nghị định số 06/2022/NĐ-CP, các cơ sở phát thải KNK thực hiện kiểm kê khí nhà kính cấp cơ sở, xây dựng báo cáo kiểm kê khí nhà kính cấp cơ sở định kỳ hai năm một lần cho năm 2024 trở đi theo Mẫu số 06 Phụ lục II ban hành kèm theo Nghị định này gửi Ủy ban nhân dân cấp tỉnh trước ngày 31 tháng 3 kể từ năm 2025 để thẩm định. Theo đó, kiểm kê KNK cho năm 2024 của Nhà máy là kỳ kiểm kê đầu tiên nên chưa có đầy đủ hệ thống thông tin, dữ liệu về phát thải KNK, nguyên nhân các hạn chế trong kiểm kê KNK của các kỳ kiểm kê trước đó để phân tích, đánh giá. Các nội dung này sẽ được cập nhật, bổ sung trong các kỳ kiểm kê KNK tiếp theo của Nhà máy.</w:t>
      </w:r>
    </w:p>
    <w:p w:rsidR="00000000" w:rsidDel="00000000" w:rsidP="00000000" w:rsidRDefault="00000000" w:rsidRPr="00000000" w14:paraId="00000213">
      <w:pPr>
        <w:pStyle w:val="Heading1"/>
        <w:numPr>
          <w:ilvl w:val="0"/>
          <w:numId w:val="1"/>
        </w:numPr>
        <w:ind w:left="0" w:firstLine="0"/>
        <w:rPr/>
      </w:pPr>
      <w:bookmarkStart w:colFirst="0" w:colLast="0" w:name="_tndqyyuvzxc5" w:id="49"/>
      <w:bookmarkEnd w:id="49"/>
      <w:r w:rsidDel="00000000" w:rsidR="00000000" w:rsidRPr="00000000">
        <w:rPr>
          <w:rtl w:val="0"/>
        </w:rPr>
        <w:t xml:space="preserve">Kết quả thực hiện kiểm kê phát thải khí nhà kính</w:t>
      </w:r>
    </w:p>
    <w:p w:rsidR="00000000" w:rsidDel="00000000" w:rsidP="00000000" w:rsidRDefault="00000000" w:rsidRPr="00000000" w14:paraId="00000214">
      <w:pPr>
        <w:pStyle w:val="Heading2"/>
        <w:numPr>
          <w:ilvl w:val="1"/>
          <w:numId w:val="1"/>
        </w:numPr>
        <w:ind w:left="0" w:firstLine="0"/>
        <w:rPr/>
      </w:pPr>
      <w:bookmarkStart w:colFirst="0" w:colLast="0" w:name="_7kzyu1x8nvi0" w:id="50"/>
      <w:bookmarkEnd w:id="50"/>
      <w:r w:rsidDel="00000000" w:rsidR="00000000" w:rsidRPr="00000000">
        <w:rPr>
          <w:rtl w:val="0"/>
        </w:rPr>
        <w:t xml:space="preserve">Tổ chức thực hiện kiểm kê khí nhà kính</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Thực hiện kiểm kê KNK cho năm 2024 của cơ sở “</w:t>
      </w:r>
      <w:r w:rsidDel="00000000" w:rsidR="00000000" w:rsidRPr="00000000">
        <w:rPr>
          <w:rtl w:val="0"/>
        </w:rPr>
        <w:t xml:space="preserve">Nhà máy ABC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được thực hiện theo hệ thống quốc gia về kiểm kê KNK cấp cơ sở quy định tại Nghị định số 06/2022/NĐ-CP ngày 07 tháng 01 năm 2022. Theo đó, các phòng ban thuộc Nhà máy đã phối hợp và họp thống nhất về phương pháp luận kiểm kê KNK, lập báo cáo, cách thức phối hợp triển khai thu thập và tổng hợp số liệu hoạt động. Sơ đồ mổ tả cách thức tổ chức thực hiện kiểm kê KNK của cơ sở như sau:</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del w:author="LINH Cao Thuy" w:id="168" w:date="2025-03-17T14:17:00Z"/>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del w:author="LINH Cao Thuy" w:id="168" w:date="2025-03-17T14:17:00Z">
        <w:r w:rsidDel="00000000" w:rsidR="00000000" w:rsidRPr="00000000">
          <w:rPr>
            <w:rtl w:val="0"/>
          </w:rPr>
        </w:r>
      </w:del>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Change w:author="LINH Cao Thuy" w:id="0" w:date="2025-03-17T14:17:00Z">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pPr>
        </w:pPrChange>
      </w:pPr>
      <w:bookmarkStart w:colFirst="0" w:colLast="0" w:name="_luzzpg6aybp8" w:id="51"/>
      <w:bookmarkEnd w:id="51"/>
      <w:r w:rsidDel="00000000" w:rsidR="00000000" w:rsidRPr="00000000">
        <w:rPr>
          <w:rtl w:val="0"/>
        </w:rPr>
      </w:r>
    </w:p>
    <w:p w:rsidR="00000000" w:rsidDel="00000000" w:rsidP="00000000" w:rsidRDefault="00000000" w:rsidRPr="00000000" w14:paraId="00000218">
      <w:pPr>
        <w:pStyle w:val="Heading2"/>
        <w:numPr>
          <w:ilvl w:val="1"/>
          <w:numId w:val="1"/>
        </w:numPr>
        <w:ind w:left="0" w:firstLine="0"/>
        <w:rPr/>
      </w:pPr>
      <w:bookmarkStart w:colFirst="0" w:colLast="0" w:name="_uv7agaz7qssk" w:id="52"/>
      <w:bookmarkEnd w:id="52"/>
      <w:r w:rsidDel="00000000" w:rsidR="00000000" w:rsidRPr="00000000">
        <w:rPr>
          <w:rtl w:val="0"/>
        </w:rPr>
        <w:t xml:space="preserve">Phương pháp kiểm kê phát thải khí nhà kính</w:t>
      </w:r>
    </w:p>
    <w:p w:rsidR="00000000" w:rsidDel="00000000" w:rsidP="00000000" w:rsidRDefault="00000000" w:rsidRPr="00000000" w14:paraId="00000219">
      <w:pPr>
        <w:pStyle w:val="Heading3"/>
        <w:numPr>
          <w:ilvl w:val="2"/>
          <w:numId w:val="1"/>
        </w:numPr>
        <w:ind w:left="0" w:firstLine="0"/>
        <w:rPr/>
      </w:pPr>
      <w:bookmarkStart w:colFirst="0" w:colLast="0" w:name="_rr8zlwhbn0w1" w:id="53"/>
      <w:bookmarkEnd w:id="53"/>
      <w:r w:rsidDel="00000000" w:rsidR="00000000" w:rsidRPr="00000000">
        <w:rPr>
          <w:rtl w:val="0"/>
        </w:rPr>
        <w:t xml:space="preserve">Phương pháp luận</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kê KNK cho năm 2024 của cơ sở được thực hiện theo các hướng dẫn tại Thông tư số 38/2023/TT-BCT; Thông tư số 17/2022/TT-BTNMT; các Hướng dẫn của Ban liên chính phủ về biến đổi khí hậu (IPCC) và của cơ quan đầu mối quốc gia về BĐKH, bao gồm:</w:t>
      </w:r>
    </w:p>
    <w:p w:rsidR="00000000" w:rsidDel="00000000" w:rsidP="00000000" w:rsidRDefault="00000000" w:rsidRPr="00000000" w14:paraId="000002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Nghị định 06/2022/NĐ-CP ngày 07/01/2022 của Chính phủ quy định giảm nhẹ phát thải KNK và bảo vệ tầng ô dôn.</w:t>
      </w:r>
    </w:p>
    <w:p w:rsidR="00000000" w:rsidDel="00000000" w:rsidP="00000000" w:rsidRDefault="00000000" w:rsidRPr="00000000" w14:paraId="000002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tư số 38/2023/TT-BCT quy định kỹ thuật đo đạc, báo cáo, thẩm định giảm nhẹ phát thải khí nhà kính và kiểm kê KNK ngành Công Thương.</w:t>
      </w:r>
    </w:p>
    <w:p w:rsidR="00000000" w:rsidDel="00000000" w:rsidP="00000000" w:rsidRDefault="00000000" w:rsidRPr="00000000" w14:paraId="0000021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Hướng dẫn về kiểm kê KNK của IPCC phiên bản năm 2006 (IPCC 2006) và năm 2019 hoàn thiện cho phiên bản năm 2006 (IPCC 2019.</w:t>
      </w:r>
    </w:p>
    <w:p w:rsidR="00000000" w:rsidDel="00000000" w:rsidP="00000000" w:rsidRDefault="00000000" w:rsidRPr="00000000" w14:paraId="0000021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Văn bản 4848/BTNMT-BĐKH ngày 19/8/2022 về nội dung phục vụ xây dựng quy định kỹ thuật kiểm kê khí nhà kính và đo đạc, báo cáo, thẩm định giảm nhẹ phát thải khí nhà kính cấp lĩnh vực, cơ sở.</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phương pháp luận chi tiết, áp dụng cho từng nguồn phát của cơ sở như sau:</w:t>
      </w:r>
    </w:p>
    <w:p w:rsidR="00000000" w:rsidDel="00000000" w:rsidP="00000000" w:rsidRDefault="00000000" w:rsidRPr="00000000" w14:paraId="00000220">
      <w:pPr>
        <w:pStyle w:val="Heading4"/>
        <w:numPr>
          <w:ilvl w:val="3"/>
          <w:numId w:val="1"/>
        </w:numPr>
        <w:ind w:left="0" w:firstLine="0"/>
        <w:rPr/>
      </w:pPr>
      <w:r w:rsidDel="00000000" w:rsidR="00000000" w:rsidRPr="00000000">
        <w:rPr>
          <w:rtl w:val="0"/>
        </w:rPr>
        <w:t xml:space="preserve">Phát thải KNK từ các hoạt động đốt nhiên liệu</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Phát thải KNK liên quan đến việc đốt các nhiên liệu với mục đích tạo ra năng lượng (điện, nhiệt hơi nóng...) từ các nguồn đốt cố định và di động được tính theo công thức sau:</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2624373" cy="48193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624373" cy="48193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Trong đó:</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TPT</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subscript"/>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là tổng phát thải CO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tương đương của KNK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trực tiếp từ hoạt động đốt nhiên liệu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(tấn CO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bscript"/>
          <w:rtl w:val="0"/>
        </w:rPr>
        <w:t xml:space="preserve">2tđ</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là loại KNK được kiểm kê;</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là loại nhiên liệu sử dụng cho hoạt động đốt tạo ra năng lượng;</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AD</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subscript"/>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là lượng tiêu thụ nhiên liệu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(TJ);</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EF</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subscript"/>
          <w:rtl w:val="0"/>
        </w:rPr>
        <w:t xml:space="preserve">F,i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là hệ số phát thải của KNK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đối với loại nhiên liệu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(kg/TJ);</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GWP</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là hệ số tiềm năng nóng lên toàn cầu của KNK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áp dụng theo hướng dẫn mới nhất của IPCC.</w:t>
      </w:r>
      <w:r w:rsidDel="00000000" w:rsidR="00000000" w:rsidRPr="00000000">
        <w:rPr>
          <w:rtl w:val="0"/>
        </w:rPr>
      </w:r>
    </w:p>
    <w:p w:rsidR="00000000" w:rsidDel="00000000" w:rsidP="00000000" w:rsidRDefault="00000000" w:rsidRPr="00000000" w14:paraId="0000022A">
      <w:pPr>
        <w:pStyle w:val="Heading4"/>
        <w:numPr>
          <w:ilvl w:val="3"/>
          <w:numId w:val="1"/>
        </w:numPr>
        <w:ind w:left="0" w:firstLine="0"/>
        <w:rPr/>
      </w:pPr>
      <w:r w:rsidDel="00000000" w:rsidR="00000000" w:rsidRPr="00000000">
        <w:rPr>
          <w:rtl w:val="0"/>
        </w:rPr>
        <w:t xml:space="preserve">Phát thải KNK sử dụng các dung môi chất lạnh</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Tổng lượng phát thải KNK là các môi chất lạnh rò rỉ tính toán dựa vào lượng môi chất lạnh mua bổ sung hàng năm theo công thức sau:</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2250442" cy="453871"/>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250442" cy="453871"/>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Trong đó:</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TPT</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subscript"/>
          <w:rtl w:val="0"/>
        </w:rPr>
        <w:t xml:space="preserve">mcl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là tổng lượng phát thải KNK từ rò rỉ các môi chất lạnh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j</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(tấn CO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bscript"/>
          <w:rtl w:val="0"/>
        </w:rPr>
        <w:t xml:space="preserve">2tđ</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j</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là môi chất lạnh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j</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AD</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subscript"/>
          <w:rtl w:val="0"/>
        </w:rPr>
        <w:t xml:space="preserve">j</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là lượng môi chất lạnh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j</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mua bổ sung hàng năm (kg);</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GWP</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subscript"/>
          <w:rtl w:val="0"/>
        </w:rPr>
        <w:t xml:space="preserve">j</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là hệ số tiềm năng nóng lên toàn cầu của môi chất lạnh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j</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áp dụng theo hướng dẫn mới nhất của IPCC.</w:t>
      </w:r>
    </w:p>
    <w:p w:rsidR="00000000" w:rsidDel="00000000" w:rsidP="00000000" w:rsidRDefault="00000000" w:rsidRPr="00000000" w14:paraId="00000232">
      <w:pPr>
        <w:pStyle w:val="Heading4"/>
        <w:numPr>
          <w:ilvl w:val="3"/>
          <w:numId w:val="1"/>
        </w:numPr>
        <w:ind w:left="0" w:firstLine="0"/>
        <w:rPr/>
      </w:pPr>
      <w:r w:rsidDel="00000000" w:rsidR="00000000" w:rsidRPr="00000000">
        <w:rPr>
          <w:rtl w:val="0"/>
        </w:rPr>
        <w:t xml:space="preserve">Phát thải KNK từ quá trình khử khí thải ô nhiễm lưu huỳnh oxit (SOx)</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Phát thải KNK từ sử dụng đá vôi trong quá trình khử khí thải SOx được tính theo công thức sau:</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center"/>
        <w:rPr>
          <w:rFonts w:ascii="Times New Roman" w:cs="Times New Roman" w:eastAsia="Times New Roman" w:hAnsi="Times New Roman"/>
          <w:b w:val="1"/>
          <w:bCs w:val="1"/>
          <w:i w:val="1"/>
          <w:iCs w:val="1"/>
          <w:smallCaps w:val="0"/>
          <w:strike w:val="0"/>
          <w:color w:val="000000"/>
          <w:sz w:val="28"/>
          <w:szCs w:val="28"/>
          <w:u w:val="none"/>
          <w:shd w:fill="auto" w:val="clear"/>
          <w:vertAlign w:val="subscript"/>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PT</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subscript"/>
          <w:rtl w:val="0"/>
        </w:rPr>
        <w:t xml:space="preserve">CO2</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 = AD</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subscript"/>
          <w:rtl w:val="0"/>
        </w:rPr>
        <w:t xml:space="preserve">c</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 * EF</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subscript"/>
          <w:rtl w:val="0"/>
        </w:rPr>
        <w:t xml:space="preserve">c</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Trong đó:</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PT</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subscript"/>
          <w:rtl w:val="0"/>
        </w:rPr>
        <w:t xml:space="preserve">CO2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là lượng phát thải CO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từ quá trình khử SOx (tấn CO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ADc</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là số liệu về khối lượng đá vôi tiêu thụ (tấn);</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EFc</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là hệ số phát thải của đá vôi tiêu thụ (tấn CO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/tấn đá vôi).</w:t>
      </w:r>
    </w:p>
    <w:p w:rsidR="00000000" w:rsidDel="00000000" w:rsidP="00000000" w:rsidRDefault="00000000" w:rsidRPr="00000000" w14:paraId="00000239">
      <w:pPr>
        <w:pStyle w:val="Heading4"/>
        <w:numPr>
          <w:ilvl w:val="3"/>
          <w:numId w:val="1"/>
        </w:numPr>
        <w:ind w:left="0" w:firstLine="0"/>
        <w:rPr/>
      </w:pPr>
      <w:r w:rsidDel="00000000" w:rsidR="00000000" w:rsidRPr="00000000">
        <w:rPr>
          <w:rtl w:val="0"/>
        </w:rPr>
        <w:t xml:space="preserve">Phát thải KNK từ xử lý nước thải</w:t>
      </w:r>
    </w:p>
    <w:p w:rsidR="00000000" w:rsidDel="00000000" w:rsidP="00000000" w:rsidRDefault="00000000" w:rsidRPr="00000000" w14:paraId="0000023A">
      <w:pPr>
        <w:keepNext w:val="0"/>
        <w:keepLines w:val="0"/>
        <w:pageBreakBefore w:val="0"/>
        <w:widowControl w:val="1"/>
        <w:numPr>
          <w:ilvl w:val="5"/>
          <w:numId w:val="5"/>
        </w:numPr>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Nước thải sinh hoạt</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Phát thải CH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từ quản lý và xử lý nước thải sinh hoạt của Nhà máy được tính dựa theo công thức sau:</w:t>
      </w:r>
    </w:p>
    <w:tbl>
      <w:tblPr>
        <w:tblStyle w:val="Table7"/>
        <w:tblW w:w="907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27"/>
        <w:gridCol w:w="6944"/>
        <w:tblGridChange w:id="0">
          <w:tblGrid>
            <w:gridCol w:w="2127"/>
            <w:gridCol w:w="6944"/>
          </w:tblGrid>
        </w:tblGridChange>
      </w:tblGrid>
      <w:tr>
        <w:trPr>
          <w:cantSplit w:val="0"/>
          <w:tblHeader w:val="0"/>
        </w:trPr>
        <w:tc>
          <w:tcPr>
            <w:vAlign w:val="cente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PT CH</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subscript"/>
                <w:rtl w:val="0"/>
              </w:rPr>
              <w:t xml:space="preserve">4</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 =</w:t>
            </w:r>
            <w:r w:rsidDel="00000000" w:rsidR="00000000" w:rsidRPr="00000000">
              <w:rPr>
                <w:rtl w:val="0"/>
              </w:rPr>
            </w:r>
          </w:p>
        </w:tc>
        <w:tc>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drawing>
                <wp:inline distB="0" distT="0" distL="0" distR="0">
                  <wp:extent cx="3454618" cy="372464"/>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454618" cy="37246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Trong đó:</w:t>
      </w:r>
    </w:p>
    <w:tbl>
      <w:tblPr>
        <w:tblStyle w:val="Table8"/>
        <w:tblW w:w="9071.0" w:type="dxa"/>
        <w:jc w:val="left"/>
        <w:tblLayout w:type="fixed"/>
        <w:tblLook w:val="0400"/>
      </w:tblPr>
      <w:tblGrid>
        <w:gridCol w:w="1134"/>
        <w:gridCol w:w="7937"/>
        <w:tblGridChange w:id="0">
          <w:tblGrid>
            <w:gridCol w:w="1134"/>
            <w:gridCol w:w="7937"/>
          </w:tblGrid>
        </w:tblGridChange>
      </w:tblGrid>
      <w:tr>
        <w:trPr>
          <w:cantSplit w:val="0"/>
          <w:tblHeader w:val="0"/>
        </w:trPr>
        <w:tc>
          <w:tcPr/>
          <w:p w:rsidR="00000000" w:rsidDel="00000000" w:rsidP="00000000" w:rsidRDefault="00000000" w:rsidRPr="00000000" w14:paraId="0000023F">
            <w:pPr>
              <w:rPr>
                <w:i w:val="1"/>
                <w:iCs w:val="1"/>
                <w:sz w:val="22"/>
                <w:szCs w:val="22"/>
              </w:rPr>
            </w:pPr>
            <w:r w:rsidDel="00000000" w:rsidR="00000000" w:rsidRPr="00000000">
              <w:rPr>
                <w:i w:val="1"/>
                <w:iCs w:val="1"/>
                <w:sz w:val="22"/>
                <w:szCs w:val="22"/>
                <w:rtl w:val="0"/>
              </w:rPr>
              <w:t xml:space="preserve">PT CH</w:t>
            </w:r>
            <w:r w:rsidDel="00000000" w:rsidR="00000000" w:rsidRPr="00000000">
              <w:rPr>
                <w:i w:val="1"/>
                <w:iCs w:val="1"/>
                <w:sz w:val="22"/>
                <w:szCs w:val="22"/>
                <w:vertAlign w:val="subscript"/>
                <w:rtl w:val="0"/>
              </w:rPr>
              <w:t xml:space="preserve">4</w:t>
            </w:r>
            <w:r w:rsidDel="00000000" w:rsidR="00000000" w:rsidRPr="00000000">
              <w:rPr>
                <w:rtl w:val="0"/>
              </w:rPr>
            </w:r>
          </w:p>
        </w:tc>
        <w:tc>
          <w:tcPr/>
          <w:p w:rsidR="00000000" w:rsidDel="00000000" w:rsidP="00000000" w:rsidRDefault="00000000" w:rsidRPr="00000000" w14:paraId="00000240">
            <w:pPr>
              <w:rPr>
                <w:sz w:val="22"/>
                <w:szCs w:val="22"/>
              </w:rPr>
            </w:pPr>
            <w:r w:rsidDel="00000000" w:rsidR="00000000" w:rsidRPr="00000000">
              <w:rPr>
                <w:sz w:val="22"/>
                <w:szCs w:val="22"/>
                <w:rtl w:val="0"/>
              </w:rPr>
              <w:t xml:space="preserve">Phát thải CH</w:t>
            </w:r>
            <w:r w:rsidDel="00000000" w:rsidR="00000000" w:rsidRPr="00000000">
              <w:rPr>
                <w:sz w:val="22"/>
                <w:szCs w:val="22"/>
                <w:vertAlign w:val="subscript"/>
                <w:rtl w:val="0"/>
              </w:rPr>
              <w:t xml:space="preserve">4</w:t>
            </w:r>
            <w:r w:rsidDel="00000000" w:rsidR="00000000" w:rsidRPr="00000000">
              <w:rPr>
                <w:sz w:val="22"/>
                <w:szCs w:val="22"/>
                <w:rtl w:val="0"/>
              </w:rPr>
              <w:t xml:space="preserve"> từ hệ thống xử lý nước thải trong năm kiểm kê (tấn CO</w:t>
            </w:r>
            <w:r w:rsidDel="00000000" w:rsidR="00000000" w:rsidRPr="00000000">
              <w:rPr>
                <w:sz w:val="22"/>
                <w:szCs w:val="22"/>
                <w:vertAlign w:val="subscript"/>
                <w:rtl w:val="0"/>
              </w:rPr>
              <w:t xml:space="preserve">2tđ</w:t>
            </w:r>
            <w:r w:rsidDel="00000000" w:rsidR="00000000" w:rsidRPr="00000000">
              <w:rPr>
                <w:sz w:val="22"/>
                <w:szCs w:val="22"/>
                <w:rtl w:val="0"/>
              </w:rPr>
              <w:t xml:space="preserve">);</w:t>
            </w:r>
          </w:p>
        </w:tc>
      </w:tr>
      <w:tr>
        <w:trPr>
          <w:cantSplit w:val="0"/>
          <w:tblHeader w:val="0"/>
        </w:trPr>
        <w:tc>
          <w:tcPr/>
          <w:p w:rsidR="00000000" w:rsidDel="00000000" w:rsidP="00000000" w:rsidRDefault="00000000" w:rsidRPr="00000000" w14:paraId="00000241">
            <w:pPr>
              <w:rPr>
                <w:i w:val="1"/>
                <w:iCs w:val="1"/>
                <w:sz w:val="22"/>
                <w:szCs w:val="22"/>
                <w:vertAlign w:val="subscript"/>
              </w:rPr>
            </w:pPr>
            <w:r w:rsidDel="00000000" w:rsidR="00000000" w:rsidRPr="00000000">
              <w:rPr>
                <w:i w:val="1"/>
                <w:iCs w:val="1"/>
                <w:sz w:val="22"/>
                <w:szCs w:val="22"/>
                <w:rtl w:val="0"/>
              </w:rPr>
              <w:t xml:space="preserve">W</w:t>
            </w:r>
            <w:r w:rsidDel="00000000" w:rsidR="00000000" w:rsidRPr="00000000">
              <w:rPr>
                <w:i w:val="1"/>
                <w:iCs w:val="1"/>
                <w:sz w:val="22"/>
                <w:szCs w:val="22"/>
                <w:vertAlign w:val="subscript"/>
                <w:rtl w:val="0"/>
              </w:rPr>
              <w:t xml:space="preserve">i</w:t>
            </w:r>
          </w:p>
        </w:tc>
        <w:tc>
          <w:tcPr/>
          <w:p w:rsidR="00000000" w:rsidDel="00000000" w:rsidP="00000000" w:rsidRDefault="00000000" w:rsidRPr="00000000" w14:paraId="00000242">
            <w:pPr>
              <w:rPr>
                <w:sz w:val="22"/>
                <w:szCs w:val="22"/>
              </w:rPr>
            </w:pPr>
            <w:r w:rsidDel="00000000" w:rsidR="00000000" w:rsidRPr="00000000">
              <w:rPr>
                <w:sz w:val="22"/>
                <w:szCs w:val="22"/>
                <w:rtl w:val="0"/>
              </w:rPr>
              <w:t xml:space="preserve">Lượng nước thải được xử lý (m</w:t>
            </w:r>
            <w:r w:rsidDel="00000000" w:rsidR="00000000" w:rsidRPr="00000000">
              <w:rPr>
                <w:sz w:val="22"/>
                <w:szCs w:val="22"/>
                <w:vertAlign w:val="superscript"/>
                <w:rtl w:val="0"/>
              </w:rPr>
              <w:t xml:space="preserve">3</w:t>
            </w:r>
            <w:r w:rsidDel="00000000" w:rsidR="00000000" w:rsidRPr="00000000">
              <w:rPr>
                <w:sz w:val="22"/>
                <w:szCs w:val="22"/>
                <w:rtl w:val="0"/>
              </w:rPr>
              <w:t xml:space="preserve">/năm);</w:t>
            </w:r>
          </w:p>
        </w:tc>
      </w:tr>
      <w:tr>
        <w:trPr>
          <w:cantSplit w:val="0"/>
          <w:tblHeader w:val="0"/>
        </w:trPr>
        <w:tc>
          <w:tcPr/>
          <w:p w:rsidR="00000000" w:rsidDel="00000000" w:rsidP="00000000" w:rsidRDefault="00000000" w:rsidRPr="00000000" w14:paraId="00000243">
            <w:pPr>
              <w:rPr>
                <w:i w:val="1"/>
                <w:iCs w:val="1"/>
                <w:sz w:val="22"/>
                <w:szCs w:val="22"/>
              </w:rPr>
            </w:pPr>
            <w:r w:rsidDel="00000000" w:rsidR="00000000" w:rsidRPr="00000000">
              <w:rPr>
                <w:i w:val="1"/>
                <w:iCs w:val="1"/>
                <w:sz w:val="22"/>
                <w:szCs w:val="22"/>
                <w:rtl w:val="0"/>
              </w:rPr>
              <w:t xml:space="preserve">BOD</w:t>
            </w:r>
            <w:r w:rsidDel="00000000" w:rsidR="00000000" w:rsidRPr="00000000">
              <w:rPr>
                <w:i w:val="1"/>
                <w:iCs w:val="1"/>
                <w:sz w:val="22"/>
                <w:szCs w:val="22"/>
                <w:vertAlign w:val="subscript"/>
                <w:rtl w:val="0"/>
              </w:rPr>
              <w:t xml:space="preserve">5v,i</w:t>
            </w:r>
            <w:r w:rsidDel="00000000" w:rsidR="00000000" w:rsidRPr="00000000">
              <w:rPr>
                <w:i w:val="1"/>
                <w:iCs w:val="1"/>
                <w:sz w:val="22"/>
                <w:szCs w:val="22"/>
                <w:rtl w:val="0"/>
              </w:rPr>
              <w:t xml:space="preserve">/</w:t>
            </w:r>
          </w:p>
          <w:p w:rsidR="00000000" w:rsidDel="00000000" w:rsidP="00000000" w:rsidRDefault="00000000" w:rsidRPr="00000000" w14:paraId="00000244">
            <w:pPr>
              <w:rPr>
                <w:i w:val="1"/>
                <w:iCs w:val="1"/>
                <w:sz w:val="22"/>
                <w:szCs w:val="22"/>
              </w:rPr>
            </w:pPr>
            <w:r w:rsidDel="00000000" w:rsidR="00000000" w:rsidRPr="00000000">
              <w:rPr>
                <w:i w:val="1"/>
                <w:iCs w:val="1"/>
                <w:sz w:val="22"/>
                <w:szCs w:val="22"/>
                <w:rtl w:val="0"/>
              </w:rPr>
              <w:t xml:space="preserve">BOD</w:t>
            </w:r>
            <w:r w:rsidDel="00000000" w:rsidR="00000000" w:rsidRPr="00000000">
              <w:rPr>
                <w:i w:val="1"/>
                <w:iCs w:val="1"/>
                <w:sz w:val="22"/>
                <w:szCs w:val="22"/>
                <w:vertAlign w:val="subscript"/>
                <w:rtl w:val="0"/>
              </w:rPr>
              <w:t xml:space="preserve">5r,i</w:t>
            </w:r>
            <w:r w:rsidDel="00000000" w:rsidR="00000000" w:rsidRPr="00000000">
              <w:rPr>
                <w:rtl w:val="0"/>
              </w:rPr>
            </w:r>
          </w:p>
        </w:tc>
        <w:tc>
          <w:tcPr>
            <w:vAlign w:val="center"/>
          </w:tcPr>
          <w:p w:rsidR="00000000" w:rsidDel="00000000" w:rsidP="00000000" w:rsidRDefault="00000000" w:rsidRPr="00000000" w14:paraId="00000245">
            <w:pPr>
              <w:jc w:val="left"/>
              <w:rPr>
                <w:sz w:val="22"/>
                <w:szCs w:val="22"/>
              </w:rPr>
            </w:pPr>
            <w:r w:rsidDel="00000000" w:rsidR="00000000" w:rsidRPr="00000000">
              <w:rPr>
                <w:sz w:val="22"/>
                <w:szCs w:val="22"/>
                <w:rtl w:val="0"/>
              </w:rPr>
              <w:t xml:space="preserve">Nhu cầu oxy sinh hóa đầu vào/ đầu ra (</w:t>
            </w:r>
            <w:r w:rsidDel="00000000" w:rsidR="00000000" w:rsidRPr="00000000">
              <w:rPr>
                <w:sz w:val="22"/>
                <w:szCs w:val="22"/>
                <w:u w:val="none"/>
                <w:rtl w:val="0"/>
              </w:rPr>
              <w:t xml:space="preserve">kg</w:t>
            </w:r>
            <w:r w:rsidDel="00000000" w:rsidR="00000000" w:rsidRPr="00000000">
              <w:rPr>
                <w:sz w:val="22"/>
                <w:szCs w:val="22"/>
                <w:rtl w:val="0"/>
              </w:rPr>
              <w:t xml:space="preserve"> BOD/năm);</w:t>
            </w:r>
          </w:p>
        </w:tc>
      </w:tr>
      <w:tr>
        <w:trPr>
          <w:cantSplit w:val="0"/>
          <w:tblHeader w:val="0"/>
        </w:trPr>
        <w:tc>
          <w:tcPr/>
          <w:p w:rsidR="00000000" w:rsidDel="00000000" w:rsidP="00000000" w:rsidRDefault="00000000" w:rsidRPr="00000000" w14:paraId="00000246">
            <w:pPr>
              <w:rPr>
                <w:i w:val="1"/>
                <w:iCs w:val="1"/>
                <w:sz w:val="22"/>
                <w:szCs w:val="22"/>
              </w:rPr>
            </w:pPr>
            <w:r w:rsidDel="00000000" w:rsidR="00000000" w:rsidRPr="00000000">
              <w:rPr>
                <w:i w:val="1"/>
                <w:iCs w:val="1"/>
                <w:sz w:val="22"/>
                <w:szCs w:val="22"/>
                <w:rtl w:val="0"/>
              </w:rPr>
              <w:t xml:space="preserve">S</w:t>
            </w:r>
            <w:r w:rsidDel="00000000" w:rsidR="00000000" w:rsidRPr="00000000">
              <w:rPr>
                <w:i w:val="1"/>
                <w:iCs w:val="1"/>
                <w:sz w:val="22"/>
                <w:szCs w:val="22"/>
                <w:vertAlign w:val="subscript"/>
                <w:rtl w:val="0"/>
              </w:rPr>
              <w:t xml:space="preserve">i </w:t>
            </w:r>
            <w:r w:rsidDel="00000000" w:rsidR="00000000" w:rsidRPr="00000000">
              <w:rPr>
                <w:rtl w:val="0"/>
              </w:rPr>
            </w:r>
          </w:p>
        </w:tc>
        <w:tc>
          <w:tcPr/>
          <w:p w:rsidR="00000000" w:rsidDel="00000000" w:rsidP="00000000" w:rsidRDefault="00000000" w:rsidRPr="00000000" w14:paraId="00000247">
            <w:pPr>
              <w:rPr>
                <w:sz w:val="22"/>
                <w:szCs w:val="22"/>
              </w:rPr>
            </w:pPr>
            <w:r w:rsidDel="00000000" w:rsidR="00000000" w:rsidRPr="00000000">
              <w:rPr>
                <w:sz w:val="22"/>
                <w:szCs w:val="22"/>
                <w:rtl w:val="0"/>
              </w:rPr>
              <w:t xml:space="preserve">Bùn được loại bỏ từ hệ thống xử lý nước thải trong năm (</w:t>
            </w:r>
            <w:r w:rsidDel="00000000" w:rsidR="00000000" w:rsidRPr="00000000">
              <w:rPr>
                <w:sz w:val="22"/>
                <w:szCs w:val="22"/>
                <w:u w:val="none"/>
                <w:rtl w:val="0"/>
              </w:rPr>
              <w:t xml:space="preserve">kg</w:t>
            </w:r>
            <w:r w:rsidDel="00000000" w:rsidR="00000000" w:rsidRPr="00000000">
              <w:rPr>
                <w:sz w:val="22"/>
                <w:szCs w:val="22"/>
                <w:rtl w:val="0"/>
              </w:rPr>
              <w:t xml:space="preserve"> BOD/năm);</w:t>
            </w:r>
          </w:p>
        </w:tc>
      </w:tr>
      <w:tr>
        <w:trPr>
          <w:cantSplit w:val="0"/>
          <w:tblHeader w:val="0"/>
        </w:trPr>
        <w:tc>
          <w:tcPr/>
          <w:p w:rsidR="00000000" w:rsidDel="00000000" w:rsidP="00000000" w:rsidRDefault="00000000" w:rsidRPr="00000000" w14:paraId="00000248">
            <w:pPr>
              <w:rPr>
                <w:i w:val="1"/>
                <w:iCs w:val="1"/>
                <w:sz w:val="22"/>
                <w:szCs w:val="22"/>
              </w:rPr>
            </w:pPr>
            <w:r w:rsidDel="00000000" w:rsidR="00000000" w:rsidRPr="00000000">
              <w:rPr>
                <w:i w:val="1"/>
                <w:iCs w:val="1"/>
                <w:sz w:val="22"/>
                <w:szCs w:val="22"/>
                <w:rtl w:val="0"/>
              </w:rPr>
              <w:t xml:space="preserve">B</w:t>
            </w:r>
            <w:r w:rsidDel="00000000" w:rsidR="00000000" w:rsidRPr="00000000">
              <w:rPr>
                <w:i w:val="1"/>
                <w:iCs w:val="1"/>
                <w:sz w:val="22"/>
                <w:szCs w:val="22"/>
                <w:vertAlign w:val="subscript"/>
                <w:rtl w:val="0"/>
              </w:rPr>
              <w:t xml:space="preserve">o</w:t>
            </w:r>
            <w:r w:rsidDel="00000000" w:rsidR="00000000" w:rsidRPr="00000000">
              <w:rPr>
                <w:rtl w:val="0"/>
              </w:rPr>
            </w:r>
          </w:p>
        </w:tc>
        <w:tc>
          <w:tcPr/>
          <w:p w:rsidR="00000000" w:rsidDel="00000000" w:rsidP="00000000" w:rsidRDefault="00000000" w:rsidRPr="00000000" w14:paraId="00000249">
            <w:pPr>
              <w:rPr>
                <w:sz w:val="22"/>
                <w:szCs w:val="22"/>
              </w:rPr>
            </w:pPr>
            <w:r w:rsidDel="00000000" w:rsidR="00000000" w:rsidRPr="00000000">
              <w:rPr>
                <w:sz w:val="22"/>
                <w:szCs w:val="22"/>
                <w:rtl w:val="0"/>
              </w:rPr>
              <w:t xml:space="preserve">Công suất sản sinh CH</w:t>
            </w:r>
            <w:r w:rsidDel="00000000" w:rsidR="00000000" w:rsidRPr="00000000">
              <w:rPr>
                <w:sz w:val="22"/>
                <w:szCs w:val="22"/>
                <w:vertAlign w:val="subscript"/>
                <w:rtl w:val="0"/>
              </w:rPr>
              <w:t xml:space="preserve">4</w:t>
            </w:r>
            <w:r w:rsidDel="00000000" w:rsidR="00000000" w:rsidRPr="00000000">
              <w:rPr>
                <w:sz w:val="22"/>
                <w:szCs w:val="22"/>
                <w:rtl w:val="0"/>
              </w:rPr>
              <w:t xml:space="preserve"> tối đa (kg CH</w:t>
            </w:r>
            <w:r w:rsidDel="00000000" w:rsidR="00000000" w:rsidRPr="00000000">
              <w:rPr>
                <w:sz w:val="22"/>
                <w:szCs w:val="22"/>
                <w:vertAlign w:val="subscript"/>
                <w:rtl w:val="0"/>
              </w:rPr>
              <w:t xml:space="preserve">4</w:t>
            </w:r>
            <w:r w:rsidDel="00000000" w:rsidR="00000000" w:rsidRPr="00000000">
              <w:rPr>
                <w:sz w:val="22"/>
                <w:szCs w:val="22"/>
                <w:rtl w:val="0"/>
              </w:rPr>
              <w:t xml:space="preserve">/kg BOD);</w:t>
            </w:r>
          </w:p>
        </w:tc>
      </w:tr>
      <w:tr>
        <w:trPr>
          <w:cantSplit w:val="0"/>
          <w:tblHeader w:val="0"/>
        </w:trPr>
        <w:tc>
          <w:tcPr/>
          <w:p w:rsidR="00000000" w:rsidDel="00000000" w:rsidP="00000000" w:rsidRDefault="00000000" w:rsidRPr="00000000" w14:paraId="0000024A">
            <w:pPr>
              <w:rPr>
                <w:i w:val="1"/>
                <w:iCs w:val="1"/>
                <w:sz w:val="22"/>
                <w:szCs w:val="22"/>
              </w:rPr>
            </w:pPr>
            <w:r w:rsidDel="00000000" w:rsidR="00000000" w:rsidRPr="00000000">
              <w:rPr>
                <w:i w:val="1"/>
                <w:iCs w:val="1"/>
                <w:sz w:val="22"/>
                <w:szCs w:val="22"/>
                <w:rtl w:val="0"/>
              </w:rPr>
              <w:t xml:space="preserve">MCF</w:t>
            </w:r>
            <w:r w:rsidDel="00000000" w:rsidR="00000000" w:rsidRPr="00000000">
              <w:rPr>
                <w:i w:val="1"/>
                <w:iCs w:val="1"/>
                <w:sz w:val="22"/>
                <w:szCs w:val="22"/>
                <w:vertAlign w:val="subscript"/>
                <w:rtl w:val="0"/>
              </w:rPr>
              <w:t xml:space="preserve">i</w:t>
            </w:r>
            <w:r w:rsidDel="00000000" w:rsidR="00000000" w:rsidRPr="00000000">
              <w:rPr>
                <w:rtl w:val="0"/>
              </w:rPr>
            </w:r>
          </w:p>
        </w:tc>
        <w:tc>
          <w:tcPr/>
          <w:p w:rsidR="00000000" w:rsidDel="00000000" w:rsidP="00000000" w:rsidRDefault="00000000" w:rsidRPr="00000000" w14:paraId="0000024B">
            <w:pPr>
              <w:rPr>
                <w:sz w:val="22"/>
                <w:szCs w:val="22"/>
              </w:rPr>
            </w:pPr>
            <w:r w:rsidDel="00000000" w:rsidR="00000000" w:rsidRPr="00000000">
              <w:rPr>
                <w:sz w:val="22"/>
                <w:szCs w:val="22"/>
                <w:rtl w:val="0"/>
              </w:rPr>
              <w:t xml:space="preserve">Hệ số điều chỉnh mê tan tùy thuộc vào phương pháp/ hệ thống xử lý;</w:t>
            </w:r>
          </w:p>
        </w:tc>
      </w:tr>
      <w:tr>
        <w:trPr>
          <w:cantSplit w:val="0"/>
          <w:tblHeader w:val="0"/>
        </w:trPr>
        <w:tc>
          <w:tcPr/>
          <w:p w:rsidR="00000000" w:rsidDel="00000000" w:rsidP="00000000" w:rsidRDefault="00000000" w:rsidRPr="00000000" w14:paraId="0000024C">
            <w:pPr>
              <w:rPr>
                <w:i w:val="1"/>
                <w:iCs w:val="1"/>
                <w:sz w:val="22"/>
                <w:szCs w:val="22"/>
              </w:rPr>
            </w:pPr>
            <w:r w:rsidDel="00000000" w:rsidR="00000000" w:rsidRPr="00000000">
              <w:rPr>
                <w:i w:val="1"/>
                <w:iCs w:val="1"/>
                <w:sz w:val="22"/>
                <w:szCs w:val="22"/>
                <w:rtl w:val="0"/>
              </w:rPr>
              <w:t xml:space="preserve">R</w:t>
            </w:r>
            <w:r w:rsidDel="00000000" w:rsidR="00000000" w:rsidRPr="00000000">
              <w:rPr>
                <w:i w:val="1"/>
                <w:iCs w:val="1"/>
                <w:sz w:val="22"/>
                <w:szCs w:val="22"/>
                <w:vertAlign w:val="subscript"/>
                <w:rtl w:val="0"/>
              </w:rPr>
              <w:t xml:space="preserve">i</w:t>
            </w:r>
            <w:r w:rsidDel="00000000" w:rsidR="00000000" w:rsidRPr="00000000">
              <w:rPr>
                <w:rtl w:val="0"/>
              </w:rPr>
            </w:r>
          </w:p>
        </w:tc>
        <w:tc>
          <w:tcPr/>
          <w:p w:rsidR="00000000" w:rsidDel="00000000" w:rsidP="00000000" w:rsidRDefault="00000000" w:rsidRPr="00000000" w14:paraId="0000024D">
            <w:pPr>
              <w:rPr>
                <w:sz w:val="22"/>
                <w:szCs w:val="22"/>
              </w:rPr>
            </w:pPr>
            <w:r w:rsidDel="00000000" w:rsidR="00000000" w:rsidRPr="00000000">
              <w:rPr>
                <w:sz w:val="22"/>
                <w:szCs w:val="22"/>
                <w:rtl w:val="0"/>
              </w:rPr>
              <w:t xml:space="preserve">Lượng CH</w:t>
            </w:r>
            <w:r w:rsidDel="00000000" w:rsidR="00000000" w:rsidRPr="00000000">
              <w:rPr>
                <w:sz w:val="22"/>
                <w:szCs w:val="22"/>
                <w:vertAlign w:val="subscript"/>
                <w:rtl w:val="0"/>
              </w:rPr>
              <w:t xml:space="preserve">4</w:t>
            </w:r>
            <w:r w:rsidDel="00000000" w:rsidR="00000000" w:rsidRPr="00000000">
              <w:rPr>
                <w:sz w:val="22"/>
                <w:szCs w:val="22"/>
                <w:rtl w:val="0"/>
              </w:rPr>
              <w:t xml:space="preserve"> được thu hồi trong năm kiểm kê (kg CH</w:t>
            </w:r>
            <w:r w:rsidDel="00000000" w:rsidR="00000000" w:rsidRPr="00000000">
              <w:rPr>
                <w:sz w:val="22"/>
                <w:szCs w:val="22"/>
                <w:vertAlign w:val="subscript"/>
                <w:rtl w:val="0"/>
              </w:rPr>
              <w:t xml:space="preserve">4</w:t>
            </w:r>
            <w:r w:rsidDel="00000000" w:rsidR="00000000" w:rsidRPr="00000000">
              <w:rPr>
                <w:sz w:val="22"/>
                <w:szCs w:val="22"/>
                <w:u w:val="none"/>
                <w:rtl w:val="0"/>
              </w:rPr>
              <w:t xml:space="preserve">/</w:t>
            </w:r>
            <w:r w:rsidDel="00000000" w:rsidR="00000000" w:rsidRPr="00000000">
              <w:rPr>
                <w:sz w:val="22"/>
                <w:szCs w:val="22"/>
                <w:rtl w:val="0"/>
              </w:rPr>
              <w:t xml:space="preserve">năm).</w:t>
            </w:r>
          </w:p>
        </w:tc>
      </w:tr>
      <w:tr>
        <w:trPr>
          <w:cantSplit w:val="0"/>
          <w:tblHeader w:val="0"/>
        </w:trPr>
        <w:tc>
          <w:tcPr/>
          <w:p w:rsidR="00000000" w:rsidDel="00000000" w:rsidP="00000000" w:rsidRDefault="00000000" w:rsidRPr="00000000" w14:paraId="0000024E">
            <w:pPr>
              <w:rPr>
                <w:i w:val="1"/>
                <w:iCs w:val="1"/>
                <w:sz w:val="22"/>
                <w:szCs w:val="22"/>
              </w:rPr>
            </w:pPr>
            <w:r w:rsidDel="00000000" w:rsidR="00000000" w:rsidRPr="00000000">
              <w:rPr>
                <w:rtl w:val="0"/>
              </w:rPr>
            </w:r>
          </w:p>
        </w:tc>
        <w:tc>
          <w:tcPr/>
          <w:p w:rsidR="00000000" w:rsidDel="00000000" w:rsidP="00000000" w:rsidRDefault="00000000" w:rsidRPr="00000000" w14:paraId="0000024F">
            <w:pPr>
              <w:rPr>
                <w:sz w:val="22"/>
                <w:szCs w:val="22"/>
              </w:rPr>
            </w:pPr>
            <w:r w:rsidDel="00000000" w:rsidR="00000000" w:rsidRPr="00000000">
              <w:rPr>
                <w:rtl w:val="0"/>
              </w:rPr>
            </w:r>
          </w:p>
        </w:tc>
      </w:tr>
    </w:tbl>
    <w:p w:rsidR="00000000" w:rsidDel="00000000" w:rsidP="00000000" w:rsidRDefault="00000000" w:rsidRPr="00000000" w14:paraId="00000250">
      <w:pPr>
        <w:keepNext w:val="0"/>
        <w:keepLines w:val="0"/>
        <w:pageBreakBefore w:val="0"/>
        <w:widowControl w:val="1"/>
        <w:numPr>
          <w:ilvl w:val="5"/>
          <w:numId w:val="5"/>
        </w:numPr>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Nước thải công nghiệp</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Phát thải CH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từ quản lý và xử lý nước thải công nghiệp của Nhà máy được tính dựa theo công thức sau:</w:t>
      </w:r>
    </w:p>
    <w:tbl>
      <w:tblPr>
        <w:tblStyle w:val="Table9"/>
        <w:tblW w:w="907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27"/>
        <w:gridCol w:w="6944"/>
        <w:tblGridChange w:id="0">
          <w:tblGrid>
            <w:gridCol w:w="2127"/>
            <w:gridCol w:w="6944"/>
          </w:tblGrid>
        </w:tblGridChange>
      </w:tblGrid>
      <w:tr>
        <w:trPr>
          <w:cantSplit w:val="0"/>
          <w:tblHeader w:val="0"/>
        </w:trPr>
        <w:tc>
          <w:tcPr>
            <w:vAlign w:val="cente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PT CH</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subscript"/>
                <w:rtl w:val="0"/>
              </w:rPr>
              <w:t xml:space="preserve">4</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 =</w:t>
            </w:r>
            <w:r w:rsidDel="00000000" w:rsidR="00000000" w:rsidRPr="00000000">
              <w:rPr>
                <w:rtl w:val="0"/>
              </w:rPr>
            </w:r>
          </w:p>
        </w:tc>
        <w:tc>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3517359" cy="418004"/>
                  <wp:effectExtent b="0" l="0" r="0" t="0"/>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517359" cy="41800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Trong đó:</w:t>
      </w:r>
    </w:p>
    <w:tbl>
      <w:tblPr>
        <w:tblStyle w:val="Table10"/>
        <w:tblW w:w="9071.0" w:type="dxa"/>
        <w:jc w:val="center"/>
        <w:tblLayout w:type="fixed"/>
        <w:tblLook w:val="0000"/>
      </w:tblPr>
      <w:tblGrid>
        <w:gridCol w:w="1134"/>
        <w:gridCol w:w="7937"/>
        <w:tblGridChange w:id="0">
          <w:tblGrid>
            <w:gridCol w:w="1134"/>
            <w:gridCol w:w="7937"/>
          </w:tblGrid>
        </w:tblGridChange>
      </w:tblGrid>
      <w:tr>
        <w:trPr>
          <w:cantSplit w:val="0"/>
          <w:trHeight w:val="2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55">
            <w:pPr>
              <w:rPr>
                <w:i w:val="1"/>
                <w:iCs w:val="1"/>
                <w:sz w:val="22"/>
                <w:szCs w:val="22"/>
              </w:rPr>
            </w:pPr>
            <w:r w:rsidDel="00000000" w:rsidR="00000000" w:rsidRPr="00000000">
              <w:rPr>
                <w:i w:val="1"/>
                <w:iCs w:val="1"/>
                <w:sz w:val="22"/>
                <w:szCs w:val="22"/>
                <w:rtl w:val="0"/>
              </w:rPr>
              <w:t xml:space="preserve">PT CH</w:t>
            </w:r>
            <w:r w:rsidDel="00000000" w:rsidR="00000000" w:rsidRPr="00000000">
              <w:rPr>
                <w:i w:val="1"/>
                <w:iCs w:val="1"/>
                <w:sz w:val="22"/>
                <w:szCs w:val="22"/>
                <w:vertAlign w:val="subscript"/>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56">
            <w:pPr>
              <w:rPr>
                <w:sz w:val="22"/>
                <w:szCs w:val="22"/>
              </w:rPr>
            </w:pPr>
            <w:r w:rsidDel="00000000" w:rsidR="00000000" w:rsidRPr="00000000">
              <w:rPr>
                <w:sz w:val="22"/>
                <w:szCs w:val="22"/>
                <w:rtl w:val="0"/>
              </w:rPr>
              <w:t xml:space="preserve">Phát thải CH</w:t>
            </w:r>
            <w:r w:rsidDel="00000000" w:rsidR="00000000" w:rsidRPr="00000000">
              <w:rPr>
                <w:sz w:val="22"/>
                <w:szCs w:val="22"/>
                <w:vertAlign w:val="subscript"/>
                <w:rtl w:val="0"/>
              </w:rPr>
              <w:t xml:space="preserve">4</w:t>
            </w:r>
            <w:r w:rsidDel="00000000" w:rsidR="00000000" w:rsidRPr="00000000">
              <w:rPr>
                <w:sz w:val="22"/>
                <w:szCs w:val="22"/>
                <w:rtl w:val="0"/>
              </w:rPr>
              <w:t xml:space="preserve"> từ hệ thống xử lý nước thải trong năm kiểm kê (tấn CO</w:t>
            </w:r>
            <w:r w:rsidDel="00000000" w:rsidR="00000000" w:rsidRPr="00000000">
              <w:rPr>
                <w:sz w:val="22"/>
                <w:szCs w:val="22"/>
                <w:vertAlign w:val="subscript"/>
                <w:rtl w:val="0"/>
              </w:rPr>
              <w:t xml:space="preserve">2tđ</w:t>
            </w:r>
            <w:r w:rsidDel="00000000" w:rsidR="00000000" w:rsidRPr="00000000">
              <w:rPr>
                <w:sz w:val="22"/>
                <w:szCs w:val="22"/>
                <w:rtl w:val="0"/>
              </w:rPr>
              <w:t xml:space="preserve">);</w:t>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57">
            <w:pPr>
              <w:rPr>
                <w:i w:val="1"/>
                <w:iCs w:val="1"/>
                <w:sz w:val="22"/>
                <w:szCs w:val="22"/>
              </w:rPr>
            </w:pPr>
            <w:r w:rsidDel="00000000" w:rsidR="00000000" w:rsidRPr="00000000">
              <w:rPr>
                <w:i w:val="1"/>
                <w:iCs w:val="1"/>
                <w:sz w:val="22"/>
                <w:szCs w:val="22"/>
                <w:rtl w:val="0"/>
              </w:rPr>
              <w:t xml:space="preserve">Wi</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58">
            <w:pPr>
              <w:rPr>
                <w:sz w:val="22"/>
                <w:szCs w:val="22"/>
              </w:rPr>
            </w:pPr>
            <w:r w:rsidDel="00000000" w:rsidR="00000000" w:rsidRPr="00000000">
              <w:rPr>
                <w:sz w:val="22"/>
                <w:szCs w:val="22"/>
                <w:rtl w:val="0"/>
              </w:rPr>
              <w:t xml:space="preserve">Lượng nước thải được xử lý (m</w:t>
            </w:r>
            <w:r w:rsidDel="00000000" w:rsidR="00000000" w:rsidRPr="00000000">
              <w:rPr>
                <w:sz w:val="22"/>
                <w:szCs w:val="22"/>
                <w:vertAlign w:val="superscript"/>
                <w:rtl w:val="0"/>
              </w:rPr>
              <w:t xml:space="preserve">3</w:t>
            </w:r>
            <w:r w:rsidDel="00000000" w:rsidR="00000000" w:rsidRPr="00000000">
              <w:rPr>
                <w:sz w:val="22"/>
                <w:szCs w:val="22"/>
                <w:rtl w:val="0"/>
              </w:rPr>
              <w:t xml:space="preserve">/năm);</w:t>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59">
            <w:pPr>
              <w:rPr>
                <w:i w:val="1"/>
                <w:iCs w:val="1"/>
                <w:sz w:val="22"/>
                <w:szCs w:val="22"/>
              </w:rPr>
            </w:pPr>
            <w:r w:rsidDel="00000000" w:rsidR="00000000" w:rsidRPr="00000000">
              <w:rPr>
                <w:i w:val="1"/>
                <w:iCs w:val="1"/>
                <w:sz w:val="22"/>
                <w:szCs w:val="22"/>
                <w:rtl w:val="0"/>
              </w:rPr>
              <w:t xml:space="preserve">CODv,i/</w:t>
            </w:r>
          </w:p>
          <w:p w:rsidR="00000000" w:rsidDel="00000000" w:rsidP="00000000" w:rsidRDefault="00000000" w:rsidRPr="00000000" w14:paraId="0000025A">
            <w:pPr>
              <w:rPr>
                <w:i w:val="1"/>
                <w:iCs w:val="1"/>
                <w:sz w:val="22"/>
                <w:szCs w:val="22"/>
              </w:rPr>
            </w:pPr>
            <w:r w:rsidDel="00000000" w:rsidR="00000000" w:rsidRPr="00000000">
              <w:rPr>
                <w:i w:val="1"/>
                <w:iCs w:val="1"/>
                <w:sz w:val="22"/>
                <w:szCs w:val="22"/>
                <w:rtl w:val="0"/>
              </w:rPr>
              <w:t xml:space="preserve">CODr,i</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5B">
            <w:pPr>
              <w:rPr>
                <w:sz w:val="22"/>
                <w:szCs w:val="22"/>
              </w:rPr>
            </w:pPr>
            <w:r w:rsidDel="00000000" w:rsidR="00000000" w:rsidRPr="00000000">
              <w:rPr>
                <w:sz w:val="22"/>
                <w:szCs w:val="22"/>
                <w:rtl w:val="0"/>
              </w:rPr>
              <w:t xml:space="preserve">Nhu cầu oxy hóa học đầu vào/ đầu ra (kg COD/năm);</w:t>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5C">
            <w:pPr>
              <w:rPr>
                <w:i w:val="1"/>
                <w:iCs w:val="1"/>
                <w:sz w:val="22"/>
                <w:szCs w:val="22"/>
              </w:rPr>
            </w:pPr>
            <w:r w:rsidDel="00000000" w:rsidR="00000000" w:rsidRPr="00000000">
              <w:rPr>
                <w:i w:val="1"/>
                <w:iCs w:val="1"/>
                <w:sz w:val="22"/>
                <w:szCs w:val="22"/>
                <w:rtl w:val="0"/>
              </w:rPr>
              <w:t xml:space="preserve">Si </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5D">
            <w:pPr>
              <w:rPr>
                <w:sz w:val="22"/>
                <w:szCs w:val="22"/>
              </w:rPr>
            </w:pPr>
            <w:r w:rsidDel="00000000" w:rsidR="00000000" w:rsidRPr="00000000">
              <w:rPr>
                <w:sz w:val="22"/>
                <w:szCs w:val="22"/>
                <w:rtl w:val="0"/>
              </w:rPr>
              <w:t xml:space="preserve">Bùn được loại bỏ từ hệ thống xử lý nước thải trong năm (kg COD/năm);</w:t>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5E">
            <w:pPr>
              <w:rPr>
                <w:i w:val="1"/>
                <w:iCs w:val="1"/>
                <w:sz w:val="22"/>
                <w:szCs w:val="22"/>
              </w:rPr>
            </w:pPr>
            <w:r w:rsidDel="00000000" w:rsidR="00000000" w:rsidRPr="00000000">
              <w:rPr>
                <w:i w:val="1"/>
                <w:iCs w:val="1"/>
                <w:sz w:val="22"/>
                <w:szCs w:val="22"/>
                <w:rtl w:val="0"/>
              </w:rPr>
              <w:t xml:space="preserve">Bo</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5F">
            <w:pPr>
              <w:rPr>
                <w:sz w:val="22"/>
                <w:szCs w:val="22"/>
              </w:rPr>
            </w:pPr>
            <w:r w:rsidDel="00000000" w:rsidR="00000000" w:rsidRPr="00000000">
              <w:rPr>
                <w:sz w:val="22"/>
                <w:szCs w:val="22"/>
                <w:rtl w:val="0"/>
              </w:rPr>
              <w:t xml:space="preserve">Công suất sản sinh CH</w:t>
            </w:r>
            <w:r w:rsidDel="00000000" w:rsidR="00000000" w:rsidRPr="00000000">
              <w:rPr>
                <w:sz w:val="22"/>
                <w:szCs w:val="22"/>
                <w:vertAlign w:val="subscript"/>
                <w:rtl w:val="0"/>
              </w:rPr>
              <w:t xml:space="preserve">4 </w:t>
            </w:r>
            <w:r w:rsidDel="00000000" w:rsidR="00000000" w:rsidRPr="00000000">
              <w:rPr>
                <w:sz w:val="22"/>
                <w:szCs w:val="22"/>
                <w:rtl w:val="0"/>
              </w:rPr>
              <w:t xml:space="preserve">tối đa (kg CH</w:t>
            </w:r>
            <w:r w:rsidDel="00000000" w:rsidR="00000000" w:rsidRPr="00000000">
              <w:rPr>
                <w:sz w:val="22"/>
                <w:szCs w:val="22"/>
                <w:vertAlign w:val="subscript"/>
                <w:rtl w:val="0"/>
              </w:rPr>
              <w:t xml:space="preserve">4</w:t>
            </w:r>
            <w:r w:rsidDel="00000000" w:rsidR="00000000" w:rsidRPr="00000000">
              <w:rPr>
                <w:sz w:val="22"/>
                <w:szCs w:val="22"/>
                <w:rtl w:val="0"/>
              </w:rPr>
              <w:t xml:space="preserve">/kg COD);</w:t>
            </w:r>
          </w:p>
        </w:tc>
      </w:tr>
      <w:tr>
        <w:trPr>
          <w:cantSplit w:val="0"/>
          <w:trHeight w:val="2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60">
            <w:pPr>
              <w:rPr>
                <w:i w:val="1"/>
                <w:iCs w:val="1"/>
                <w:sz w:val="22"/>
                <w:szCs w:val="22"/>
              </w:rPr>
            </w:pPr>
            <w:r w:rsidDel="00000000" w:rsidR="00000000" w:rsidRPr="00000000">
              <w:rPr>
                <w:i w:val="1"/>
                <w:iCs w:val="1"/>
                <w:sz w:val="22"/>
                <w:szCs w:val="22"/>
                <w:rtl w:val="0"/>
              </w:rPr>
              <w:t xml:space="preserve">MCFi</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61">
            <w:pPr>
              <w:rPr>
                <w:sz w:val="22"/>
                <w:szCs w:val="22"/>
              </w:rPr>
            </w:pPr>
            <w:r w:rsidDel="00000000" w:rsidR="00000000" w:rsidRPr="00000000">
              <w:rPr>
                <w:sz w:val="22"/>
                <w:szCs w:val="22"/>
                <w:rtl w:val="0"/>
              </w:rPr>
              <w:t xml:space="preserve">Hệ số điều chỉnh mê tan tùy thuộc vào phương pháp/ hệ thống xử lý;</w:t>
            </w:r>
          </w:p>
        </w:tc>
      </w:tr>
      <w:tr>
        <w:trPr>
          <w:cantSplit w:val="0"/>
          <w:trHeight w:val="419"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62">
            <w:pPr>
              <w:rPr>
                <w:i w:val="1"/>
                <w:iCs w:val="1"/>
                <w:sz w:val="22"/>
                <w:szCs w:val="22"/>
              </w:rPr>
            </w:pPr>
            <w:r w:rsidDel="00000000" w:rsidR="00000000" w:rsidRPr="00000000">
              <w:rPr>
                <w:i w:val="1"/>
                <w:iCs w:val="1"/>
                <w:sz w:val="22"/>
                <w:szCs w:val="22"/>
                <w:rtl w:val="0"/>
              </w:rPr>
              <w:t xml:space="preserve">Ri</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263">
            <w:pPr>
              <w:rPr>
                <w:sz w:val="22"/>
                <w:szCs w:val="22"/>
              </w:rPr>
            </w:pPr>
            <w:r w:rsidDel="00000000" w:rsidR="00000000" w:rsidRPr="00000000">
              <w:rPr>
                <w:sz w:val="22"/>
                <w:szCs w:val="22"/>
                <w:rtl w:val="0"/>
              </w:rPr>
              <w:t xml:space="preserve">Lượng CH</w:t>
            </w:r>
            <w:r w:rsidDel="00000000" w:rsidR="00000000" w:rsidRPr="00000000">
              <w:rPr>
                <w:sz w:val="22"/>
                <w:szCs w:val="22"/>
                <w:vertAlign w:val="subscript"/>
                <w:rtl w:val="0"/>
              </w:rPr>
              <w:t xml:space="preserve">4</w:t>
            </w:r>
            <w:r w:rsidDel="00000000" w:rsidR="00000000" w:rsidRPr="00000000">
              <w:rPr>
                <w:sz w:val="22"/>
                <w:szCs w:val="22"/>
                <w:rtl w:val="0"/>
              </w:rPr>
              <w:t xml:space="preserve"> được thu hồi trong năm kiểm kê (kg CH</w:t>
            </w:r>
            <w:r w:rsidDel="00000000" w:rsidR="00000000" w:rsidRPr="00000000">
              <w:rPr>
                <w:sz w:val="22"/>
                <w:szCs w:val="22"/>
                <w:vertAlign w:val="subscript"/>
                <w:rtl w:val="0"/>
              </w:rPr>
              <w:t xml:space="preserve">4</w:t>
            </w:r>
            <w:r w:rsidDel="00000000" w:rsidR="00000000" w:rsidRPr="00000000">
              <w:rPr>
                <w:sz w:val="22"/>
                <w:szCs w:val="22"/>
                <w:rtl w:val="0"/>
              </w:rPr>
              <w:t xml:space="preserve">/năm).</w:t>
            </w:r>
          </w:p>
        </w:tc>
      </w:tr>
    </w:tbl>
    <w:p w:rsidR="00000000" w:rsidDel="00000000" w:rsidP="00000000" w:rsidRDefault="00000000" w:rsidRPr="00000000" w14:paraId="00000264">
      <w:pPr>
        <w:pStyle w:val="Heading4"/>
        <w:numPr>
          <w:ilvl w:val="3"/>
          <w:numId w:val="1"/>
        </w:numPr>
        <w:ind w:left="0" w:firstLine="0"/>
        <w:rPr/>
      </w:pPr>
      <w:r w:rsidDel="00000000" w:rsidR="00000000" w:rsidRPr="00000000">
        <w:rPr>
          <w:rtl w:val="0"/>
        </w:rPr>
        <w:t xml:space="preserve">Phát thải KNK gián tiếp do sử dụng điện năng mua từ bên ngoài</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Phát thải KNK gián tiếp do sử dụng điện năng mua từ bên ngoài được tính theo công thức sau:</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center"/>
        <w:rPr>
          <w:rFonts w:ascii="Times New Roman" w:cs="Times New Roman" w:eastAsia="Times New Roman" w:hAnsi="Times New Roman"/>
          <w:b w:val="1"/>
          <w:bCs w:val="1"/>
          <w:i w:val="1"/>
          <w:iCs w:val="1"/>
          <w:smallCaps w:val="0"/>
          <w:strike w:val="0"/>
          <w:color w:val="000000"/>
          <w:sz w:val="26"/>
          <w:szCs w:val="26"/>
          <w:u w:val="none"/>
          <w:shd w:fill="auto" w:val="clear"/>
          <w:vertAlign w:val="subscript"/>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TPT</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subscript"/>
          <w:rtl w:val="0"/>
        </w:rPr>
        <w:t xml:space="preserve">Đ</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 = AD</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subscript"/>
          <w:rtl w:val="0"/>
        </w:rPr>
        <w:t xml:space="preserve">n</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 * EF</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subscript"/>
          <w:rtl w:val="0"/>
        </w:rPr>
        <w:t xml:space="preserve">n</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Trong đó:</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TPT</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subscript"/>
          <w:rtl w:val="0"/>
        </w:rPr>
        <w:t xml:space="preserve">Đ</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là tổng phát thải CO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gián tiếp từ hoạt động sử dụng điện năng mua từ nguồn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(tấn CO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bscript"/>
          <w:rtl w:val="0"/>
        </w:rPr>
        <w:t xml:space="preserve">2tđ</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là nguồn mua điện của Cơ sở, các nguồn gồm: điện lưới, điện tự sản xuất và điện mua trực tiếp;</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AD</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subscript"/>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là tổng lượng điện năng tiêu thụ mua từ nguồn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(MWh);</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i08i358p7ph7" w:id="54"/>
      <w:bookmarkEnd w:id="5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EF</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subscript"/>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là hệ số phát thải CO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từ nguồn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(tấn CO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bscript"/>
          <w:rtl w:val="0"/>
        </w:rPr>
        <w:t xml:space="preserve">2tđ</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/MWh) do đơn vị bán điện cung cấp kèm theo tài liệu minh chứng. Trường hợp điện mua từ điện lưới,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EF</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subscript"/>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là hệ số phát thải của lưới điện quốc gia do Bộ Tài nguyên và Môi trường công bố cho năm tính toán.</w:t>
      </w:r>
    </w:p>
    <w:p w:rsidR="00000000" w:rsidDel="00000000" w:rsidP="00000000" w:rsidRDefault="00000000" w:rsidRPr="00000000" w14:paraId="0000026C">
      <w:pPr>
        <w:pStyle w:val="Heading3"/>
        <w:numPr>
          <w:ilvl w:val="2"/>
          <w:numId w:val="1"/>
        </w:numPr>
        <w:ind w:left="0" w:firstLine="0"/>
        <w:rPr/>
      </w:pPr>
      <w:r w:rsidDel="00000000" w:rsidR="00000000" w:rsidRPr="00000000">
        <w:rPr>
          <w:rtl w:val="0"/>
        </w:rPr>
        <w:t xml:space="preserve">Tiềm năng nóng lên toàn cầu</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 trị tiềm năng nóng lên toàn cầu (GWP) trong khoảng thời gian 100 năm của các KNK (hệ số chuyển đổi so với CO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áp dụng trong kiểm kê KNK cấp cơ sở cho năm 2024 được sử dụng theo Báo cáo đánh giá lần thứ 6 (AR6) do IPCC công bố năm 2021, chi tiết được thể hiện trong bảng dưới đây. </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ev0yy84u5b3u" w:id="55"/>
      <w:bookmarkEnd w:id="5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III‑1. Giá trị tiềm năng nóng lên toàn cầu (GWP) trong 100 năm</w:t>
      </w:r>
    </w:p>
    <w:tbl>
      <w:tblPr>
        <w:tblStyle w:val="Table11"/>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13"/>
        <w:gridCol w:w="2332"/>
        <w:gridCol w:w="2516"/>
        <w:tblGridChange w:id="0">
          <w:tblGrid>
            <w:gridCol w:w="4213"/>
            <w:gridCol w:w="2332"/>
            <w:gridCol w:w="2516"/>
          </w:tblGrid>
        </w:tblGridChange>
      </w:tblGrid>
      <w:tr>
        <w:trPr>
          <w:cantSplit w:val="0"/>
          <w:trHeight w:val="645" w:hRule="atLeast"/>
          <w:tblHeader w:val="0"/>
        </w:trPr>
        <w:tc>
          <w:tcPr>
            <w:vAlign w:val="center"/>
          </w:tcPr>
          <w:p w:rsidR="00000000" w:rsidDel="00000000" w:rsidP="00000000" w:rsidRDefault="00000000" w:rsidRPr="00000000" w14:paraId="0000026F">
            <w:pPr>
              <w:spacing w:before="0" w:line="240" w:lineRule="auto"/>
              <w:jc w:val="center"/>
              <w:rPr>
                <w:b w:val="1"/>
                <w:bCs w:val="1"/>
                <w:color w:val="000000"/>
              </w:rPr>
            </w:pPr>
            <w:r w:rsidDel="00000000" w:rsidR="00000000" w:rsidRPr="00000000">
              <w:rPr>
                <w:b w:val="1"/>
                <w:bCs w:val="1"/>
                <w:color w:val="000000"/>
                <w:rtl w:val="0"/>
              </w:rPr>
              <w:t xml:space="preserve">Loại khí</w:t>
            </w:r>
          </w:p>
        </w:tc>
        <w:tc>
          <w:tcPr>
            <w:vAlign w:val="center"/>
          </w:tcPr>
          <w:p w:rsidR="00000000" w:rsidDel="00000000" w:rsidP="00000000" w:rsidRDefault="00000000" w:rsidRPr="00000000" w14:paraId="00000270">
            <w:pPr>
              <w:spacing w:before="0" w:line="240" w:lineRule="auto"/>
              <w:jc w:val="center"/>
              <w:rPr>
                <w:b w:val="1"/>
                <w:bCs w:val="1"/>
                <w:color w:val="000000"/>
              </w:rPr>
            </w:pPr>
            <w:r w:rsidDel="00000000" w:rsidR="00000000" w:rsidRPr="00000000">
              <w:rPr>
                <w:b w:val="1"/>
                <w:bCs w:val="1"/>
                <w:color w:val="000000"/>
                <w:rtl w:val="0"/>
              </w:rPr>
              <w:t xml:space="preserve">Giá trị GWP</w:t>
            </w:r>
          </w:p>
        </w:tc>
        <w:tc>
          <w:tcPr>
            <w:vAlign w:val="center"/>
          </w:tcPr>
          <w:p w:rsidR="00000000" w:rsidDel="00000000" w:rsidP="00000000" w:rsidRDefault="00000000" w:rsidRPr="00000000" w14:paraId="00000271">
            <w:pPr>
              <w:spacing w:before="0" w:line="240" w:lineRule="auto"/>
              <w:jc w:val="center"/>
              <w:rPr>
                <w:b w:val="1"/>
                <w:bCs w:val="1"/>
                <w:color w:val="000000"/>
              </w:rPr>
            </w:pPr>
            <w:r w:rsidDel="00000000" w:rsidR="00000000" w:rsidRPr="00000000">
              <w:rPr>
                <w:b w:val="1"/>
                <w:bCs w:val="1"/>
                <w:color w:val="000000"/>
                <w:rtl w:val="0"/>
              </w:rPr>
              <w:t xml:space="preserve">Nguồn</w:t>
            </w:r>
          </w:p>
        </w:tc>
      </w:tr>
      <w:tr>
        <w:trPr>
          <w:cantSplit w:val="0"/>
          <w:tblHeader w:val="0"/>
        </w:trPr>
        <w:tc>
          <w:tcPr>
            <w:vAlign w:val="center"/>
          </w:tcPr>
          <w:p w:rsidR="00000000" w:rsidDel="00000000" w:rsidP="00000000" w:rsidRDefault="00000000" w:rsidRPr="00000000" w14:paraId="00000272">
            <w:pPr>
              <w:spacing w:before="0" w:line="240" w:lineRule="auto"/>
              <w:jc w:val="left"/>
              <w:rPr>
                <w:color w:val="000000"/>
              </w:rPr>
            </w:pPr>
            <w:r w:rsidDel="00000000" w:rsidR="00000000" w:rsidRPr="00000000">
              <w:rPr>
                <w:color w:val="000000"/>
                <w:rtl w:val="0"/>
              </w:rPr>
              <w:t xml:space="preserve">CO</w:t>
            </w:r>
            <w:r w:rsidDel="00000000" w:rsidR="00000000" w:rsidRPr="00000000">
              <w:rPr>
                <w:color w:val="000000"/>
                <w:vertAlign w:val="subscript"/>
                <w:rtl w:val="0"/>
              </w:rPr>
              <w:t xml:space="preserve">2</w:t>
            </w:r>
            <w:r w:rsidDel="00000000" w:rsidR="00000000" w:rsidRPr="00000000">
              <w:rPr>
                <w:rtl w:val="0"/>
              </w:rPr>
            </w:r>
          </w:p>
        </w:tc>
        <w:tc>
          <w:tcPr>
            <w:vAlign w:val="center"/>
          </w:tcPr>
          <w:p w:rsidR="00000000" w:rsidDel="00000000" w:rsidP="00000000" w:rsidRDefault="00000000" w:rsidRPr="00000000" w14:paraId="00000273">
            <w:pPr>
              <w:spacing w:before="0" w:line="240" w:lineRule="auto"/>
              <w:jc w:val="center"/>
              <w:rPr>
                <w:color w:val="000000"/>
              </w:rPr>
            </w:pPr>
            <w:r w:rsidDel="00000000" w:rsidR="00000000" w:rsidRPr="00000000">
              <w:rPr>
                <w:color w:val="000000"/>
                <w:rtl w:val="0"/>
              </w:rPr>
              <w:t xml:space="preserve">1</w:t>
            </w:r>
          </w:p>
        </w:tc>
        <w:tc>
          <w:tcPr>
            <w:vMerge w:val="restart"/>
            <w:vAlign w:val="center"/>
          </w:tcPr>
          <w:p w:rsidR="00000000" w:rsidDel="00000000" w:rsidP="00000000" w:rsidRDefault="00000000" w:rsidRPr="00000000" w14:paraId="00000274">
            <w:pPr>
              <w:spacing w:before="0" w:line="240" w:lineRule="auto"/>
              <w:jc w:val="center"/>
              <w:rPr>
                <w:color w:val="000000"/>
              </w:rPr>
            </w:pPr>
            <w:r w:rsidDel="00000000" w:rsidR="00000000" w:rsidRPr="00000000">
              <w:rPr>
                <w:color w:val="000000"/>
                <w:rtl w:val="0"/>
              </w:rPr>
              <w:t xml:space="preserve">AR6, IPCC, 2021</w:t>
            </w:r>
          </w:p>
        </w:tc>
      </w:tr>
      <w:tr>
        <w:trPr>
          <w:cantSplit w:val="0"/>
          <w:tblHeader w:val="0"/>
        </w:trPr>
        <w:tc>
          <w:tcPr>
            <w:vAlign w:val="center"/>
          </w:tcPr>
          <w:p w:rsidR="00000000" w:rsidDel="00000000" w:rsidP="00000000" w:rsidRDefault="00000000" w:rsidRPr="00000000" w14:paraId="00000275">
            <w:pPr>
              <w:spacing w:before="0" w:line="240" w:lineRule="auto"/>
              <w:jc w:val="left"/>
              <w:rPr>
                <w:color w:val="000000"/>
              </w:rPr>
            </w:pPr>
            <w:r w:rsidDel="00000000" w:rsidR="00000000" w:rsidRPr="00000000">
              <w:rPr>
                <w:color w:val="000000"/>
                <w:rtl w:val="0"/>
              </w:rPr>
              <w:t xml:space="preserve">CH</w:t>
            </w:r>
            <w:r w:rsidDel="00000000" w:rsidR="00000000" w:rsidRPr="00000000">
              <w:rPr>
                <w:color w:val="000000"/>
                <w:vertAlign w:val="subscript"/>
                <w:rtl w:val="0"/>
              </w:rPr>
              <w:t xml:space="preserve">4</w:t>
            </w:r>
            <w:r w:rsidDel="00000000" w:rsidR="00000000" w:rsidRPr="00000000">
              <w:rPr>
                <w:rtl w:val="0"/>
              </w:rPr>
            </w:r>
          </w:p>
        </w:tc>
        <w:tc>
          <w:tcPr>
            <w:vAlign w:val="center"/>
          </w:tcPr>
          <w:p w:rsidR="00000000" w:rsidDel="00000000" w:rsidP="00000000" w:rsidRDefault="00000000" w:rsidRPr="00000000" w14:paraId="00000276">
            <w:pPr>
              <w:spacing w:before="0" w:line="240" w:lineRule="auto"/>
              <w:jc w:val="center"/>
              <w:rPr>
                <w:color w:val="000000"/>
              </w:rPr>
            </w:pPr>
            <w:r w:rsidDel="00000000" w:rsidR="00000000" w:rsidRPr="00000000">
              <w:rPr>
                <w:color w:val="000000"/>
                <w:rtl w:val="0"/>
              </w:rPr>
              <w:t xml:space="preserve">28</w:t>
            </w:r>
          </w:p>
        </w:tc>
        <w:tc>
          <w:tcPr>
            <w:vMerge w:val="continue"/>
            <w:vAlign w:val="cente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78">
            <w:pPr>
              <w:spacing w:before="0" w:line="240" w:lineRule="auto"/>
              <w:jc w:val="left"/>
              <w:rPr>
                <w:color w:val="000000"/>
              </w:rPr>
            </w:pPr>
            <w:r w:rsidDel="00000000" w:rsidR="00000000" w:rsidRPr="00000000">
              <w:rPr>
                <w:color w:val="000000"/>
                <w:rtl w:val="0"/>
              </w:rPr>
              <w:t xml:space="preserve">N</w:t>
            </w:r>
            <w:r w:rsidDel="00000000" w:rsidR="00000000" w:rsidRPr="00000000">
              <w:rPr>
                <w:color w:val="000000"/>
                <w:vertAlign w:val="subscript"/>
                <w:rtl w:val="0"/>
              </w:rPr>
              <w:t xml:space="preserve">2</w:t>
            </w:r>
            <w:r w:rsidDel="00000000" w:rsidR="00000000" w:rsidRPr="00000000">
              <w:rPr>
                <w:color w:val="000000"/>
                <w:rtl w:val="0"/>
              </w:rPr>
              <w:t xml:space="preserve">O</w:t>
            </w:r>
          </w:p>
        </w:tc>
        <w:tc>
          <w:tcPr>
            <w:vAlign w:val="center"/>
          </w:tcPr>
          <w:p w:rsidR="00000000" w:rsidDel="00000000" w:rsidP="00000000" w:rsidRDefault="00000000" w:rsidRPr="00000000" w14:paraId="00000279">
            <w:pPr>
              <w:spacing w:before="0" w:line="240" w:lineRule="auto"/>
              <w:jc w:val="center"/>
              <w:rPr>
                <w:color w:val="000000"/>
              </w:rPr>
            </w:pPr>
            <w:r w:rsidDel="00000000" w:rsidR="00000000" w:rsidRPr="00000000">
              <w:rPr>
                <w:color w:val="000000"/>
                <w:rtl w:val="0"/>
              </w:rPr>
              <w:t xml:space="preserve">273</w:t>
            </w:r>
          </w:p>
        </w:tc>
        <w:tc>
          <w:tcPr>
            <w:vMerge w:val="continue"/>
            <w:vAlign w:val="cente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B">
            <w:pPr>
              <w:spacing w:before="0" w:line="240" w:lineRule="auto"/>
              <w:jc w:val="left"/>
              <w:rPr>
                <w:color w:val="000000"/>
              </w:rPr>
            </w:pPr>
            <w:r w:rsidDel="00000000" w:rsidR="00000000" w:rsidRPr="00000000">
              <w:rPr>
                <w:color w:val="000000"/>
                <w:rtl w:val="0"/>
              </w:rPr>
              <w:t xml:space="preserve">Sulfur hexafluoride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spacing w:before="0" w:line="240" w:lineRule="auto"/>
              <w:jc w:val="center"/>
              <w:rPr>
                <w:color w:val="000000"/>
              </w:rPr>
            </w:pPr>
            <w:r w:rsidDel="00000000" w:rsidR="00000000" w:rsidRPr="00000000">
              <w:rPr>
                <w:color w:val="000000"/>
                <w:rtl w:val="0"/>
              </w:rPr>
              <w:t xml:space="preserve">25.200</w:t>
            </w:r>
          </w:p>
        </w:tc>
        <w:tc>
          <w:tcPr>
            <w:vMerge w:val="continue"/>
            <w:vAlign w:val="cente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E">
            <w:pPr>
              <w:spacing w:before="0" w:line="240" w:lineRule="auto"/>
              <w:jc w:val="left"/>
              <w:rPr>
                <w:color w:val="000000"/>
              </w:rPr>
            </w:pPr>
            <w:r w:rsidDel="00000000" w:rsidR="00000000" w:rsidRPr="00000000">
              <w:rPr>
                <w:color w:val="000000"/>
                <w:rtl w:val="0"/>
              </w:rPr>
              <w:t xml:space="preserve">Nitrogen trichloride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spacing w:before="0" w:line="240" w:lineRule="auto"/>
              <w:jc w:val="center"/>
              <w:rPr>
                <w:color w:val="000000"/>
              </w:rPr>
            </w:pPr>
            <w:r w:rsidDel="00000000" w:rsidR="00000000" w:rsidRPr="00000000">
              <w:rPr>
                <w:color w:val="000000"/>
                <w:rtl w:val="0"/>
              </w:rPr>
              <w:t xml:space="preserve">17.400</w:t>
            </w:r>
          </w:p>
        </w:tc>
        <w:tc>
          <w:tcPr>
            <w:vMerge w:val="continue"/>
            <w:vAlign w:val="center"/>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1">
            <w:pPr>
              <w:spacing w:before="0" w:line="240" w:lineRule="auto"/>
              <w:jc w:val="left"/>
              <w:rPr>
                <w:color w:val="000000"/>
              </w:rPr>
            </w:pPr>
            <w:r w:rsidDel="00000000" w:rsidR="00000000" w:rsidRPr="00000000">
              <w:rPr>
                <w:color w:val="000000"/>
                <w:rtl w:val="0"/>
              </w:rPr>
              <w:t xml:space="preserve">HFC-23 (R-23)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spacing w:before="0" w:line="240" w:lineRule="auto"/>
              <w:jc w:val="center"/>
              <w:rPr>
                <w:color w:val="000000"/>
              </w:rPr>
            </w:pPr>
            <w:r w:rsidDel="00000000" w:rsidR="00000000" w:rsidRPr="00000000">
              <w:rPr>
                <w:color w:val="000000"/>
                <w:rtl w:val="0"/>
              </w:rPr>
              <w:t xml:space="preserve">14.600</w:t>
            </w:r>
          </w:p>
        </w:tc>
        <w:tc>
          <w:tcPr>
            <w:vMerge w:val="continue"/>
            <w:vAlign w:val="cente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4">
            <w:pPr>
              <w:spacing w:before="0" w:line="240" w:lineRule="auto"/>
              <w:jc w:val="left"/>
              <w:rPr>
                <w:color w:val="000000"/>
              </w:rPr>
            </w:pPr>
            <w:r w:rsidDel="00000000" w:rsidR="00000000" w:rsidRPr="00000000">
              <w:rPr>
                <w:color w:val="000000"/>
                <w:rtl w:val="0"/>
              </w:rPr>
              <w:t xml:space="preserve">HFC-32 (R-32)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spacing w:before="0" w:line="240" w:lineRule="auto"/>
              <w:jc w:val="center"/>
              <w:rPr>
                <w:color w:val="000000"/>
              </w:rPr>
            </w:pPr>
            <w:r w:rsidDel="00000000" w:rsidR="00000000" w:rsidRPr="00000000">
              <w:rPr>
                <w:color w:val="000000"/>
                <w:rtl w:val="0"/>
              </w:rPr>
              <w:t xml:space="preserve">771</w:t>
            </w:r>
          </w:p>
        </w:tc>
        <w:tc>
          <w:tcPr>
            <w:vMerge w:val="continue"/>
            <w:vAlign w:val="cente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7">
            <w:pPr>
              <w:spacing w:before="0" w:line="240" w:lineRule="auto"/>
              <w:jc w:val="left"/>
              <w:rPr>
                <w:color w:val="000000"/>
              </w:rPr>
            </w:pPr>
            <w:r w:rsidDel="00000000" w:rsidR="00000000" w:rsidRPr="00000000">
              <w:rPr>
                <w:color w:val="000000"/>
                <w:rtl w:val="0"/>
              </w:rPr>
              <w:t xml:space="preserve">HFC-134a (R-134a)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spacing w:before="0" w:line="240" w:lineRule="auto"/>
              <w:jc w:val="center"/>
              <w:rPr>
                <w:color w:val="000000"/>
              </w:rPr>
            </w:pPr>
            <w:r w:rsidDel="00000000" w:rsidR="00000000" w:rsidRPr="00000000">
              <w:rPr>
                <w:color w:val="000000"/>
                <w:rtl w:val="0"/>
              </w:rPr>
              <w:t xml:space="preserve">1.530</w:t>
            </w:r>
          </w:p>
        </w:tc>
        <w:tc>
          <w:tcPr>
            <w:vMerge w:val="continue"/>
            <w:vAlign w:val="cente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A">
            <w:pPr>
              <w:spacing w:before="0" w:line="240" w:lineRule="auto"/>
              <w:jc w:val="left"/>
              <w:rPr>
                <w:color w:val="000000"/>
              </w:rPr>
            </w:pPr>
            <w:r w:rsidDel="00000000" w:rsidR="00000000" w:rsidRPr="00000000">
              <w:rPr>
                <w:color w:val="000000"/>
                <w:rtl w:val="0"/>
              </w:rPr>
              <w:t xml:space="preserve">HFC-227ea (R-227ea)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spacing w:before="0" w:line="240" w:lineRule="auto"/>
              <w:jc w:val="center"/>
              <w:rPr>
                <w:color w:val="000000"/>
              </w:rPr>
            </w:pPr>
            <w:r w:rsidDel="00000000" w:rsidR="00000000" w:rsidRPr="00000000">
              <w:rPr>
                <w:color w:val="000000"/>
                <w:rtl w:val="0"/>
              </w:rPr>
              <w:t xml:space="preserve">3.600</w:t>
            </w:r>
          </w:p>
        </w:tc>
        <w:tc>
          <w:tcPr>
            <w:vMerge w:val="continue"/>
            <w:vAlign w:val="cente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D">
            <w:pPr>
              <w:spacing w:before="0" w:line="240" w:lineRule="auto"/>
              <w:jc w:val="left"/>
              <w:rPr>
                <w:color w:val="000000"/>
              </w:rPr>
            </w:pPr>
            <w:r w:rsidDel="00000000" w:rsidR="00000000" w:rsidRPr="00000000">
              <w:rPr>
                <w:color w:val="000000"/>
                <w:rtl w:val="0"/>
              </w:rPr>
              <w:t xml:space="preserve">HCFC-22 (R-22)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spacing w:before="0" w:line="240" w:lineRule="auto"/>
              <w:jc w:val="center"/>
              <w:rPr>
                <w:color w:val="000000"/>
              </w:rPr>
            </w:pPr>
            <w:r w:rsidDel="00000000" w:rsidR="00000000" w:rsidRPr="00000000">
              <w:rPr>
                <w:color w:val="000000"/>
                <w:rtl w:val="0"/>
              </w:rPr>
              <w:t xml:space="preserve">1.960</w:t>
            </w:r>
          </w:p>
        </w:tc>
        <w:tc>
          <w:tcPr>
            <w:vMerge w:val="continue"/>
            <w:vAlign w:val="cente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0">
            <w:pPr>
              <w:spacing w:before="0" w:line="240" w:lineRule="auto"/>
              <w:jc w:val="left"/>
              <w:rPr>
                <w:color w:val="000000"/>
              </w:rPr>
            </w:pPr>
            <w:r w:rsidDel="00000000" w:rsidR="00000000" w:rsidRPr="00000000">
              <w:rPr>
                <w:color w:val="000000"/>
                <w:rtl w:val="0"/>
              </w:rPr>
              <w:t xml:space="preserve">HCFC-123 (R-123)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spacing w:before="0" w:line="240" w:lineRule="auto"/>
              <w:jc w:val="center"/>
              <w:rPr>
                <w:color w:val="000000"/>
              </w:rPr>
            </w:pPr>
            <w:r w:rsidDel="00000000" w:rsidR="00000000" w:rsidRPr="00000000">
              <w:rPr>
                <w:color w:val="000000"/>
                <w:rtl w:val="0"/>
              </w:rPr>
              <w:t xml:space="preserve">90,40</w:t>
            </w:r>
          </w:p>
        </w:tc>
        <w:tc>
          <w:tcPr>
            <w:vMerge w:val="continue"/>
            <w:vAlign w:val="cente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3">
            <w:pPr>
              <w:spacing w:before="0" w:line="240" w:lineRule="auto"/>
              <w:jc w:val="left"/>
              <w:rPr>
                <w:color w:val="000000"/>
              </w:rPr>
            </w:pPr>
            <w:r w:rsidDel="00000000" w:rsidR="00000000" w:rsidRPr="00000000">
              <w:rPr>
                <w:color w:val="000000"/>
                <w:rtl w:val="0"/>
              </w:rPr>
              <w:t xml:space="preserve">R-410A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spacing w:before="0" w:line="240" w:lineRule="auto"/>
              <w:jc w:val="center"/>
              <w:rPr>
                <w:color w:val="000000"/>
              </w:rPr>
            </w:pPr>
            <w:r w:rsidDel="00000000" w:rsidR="00000000" w:rsidRPr="00000000">
              <w:rPr>
                <w:color w:val="000000"/>
                <w:rtl w:val="0"/>
              </w:rPr>
              <w:t xml:space="preserve">2.088</w:t>
            </w:r>
          </w:p>
        </w:tc>
        <w:tc>
          <w:tcPr>
            <w:vMerge w:val="continue"/>
            <w:vAlign w:val="cente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6">
            <w:pPr>
              <w:spacing w:before="0" w:line="240" w:lineRule="auto"/>
              <w:jc w:val="left"/>
              <w:rPr>
                <w:color w:val="000000"/>
              </w:rPr>
            </w:pPr>
            <w:r w:rsidDel="00000000" w:rsidR="00000000" w:rsidRPr="00000000">
              <w:rPr>
                <w:color w:val="000000"/>
                <w:rtl w:val="0"/>
              </w:rPr>
              <w:t xml:space="preserve">R-404A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spacing w:before="0" w:line="240" w:lineRule="auto"/>
              <w:jc w:val="center"/>
              <w:rPr>
                <w:color w:val="000000"/>
              </w:rPr>
            </w:pPr>
            <w:r w:rsidDel="00000000" w:rsidR="00000000" w:rsidRPr="00000000">
              <w:rPr>
                <w:color w:val="000000"/>
                <w:rtl w:val="0"/>
              </w:rPr>
              <w:t xml:space="preserve">3.922</w:t>
            </w:r>
          </w:p>
        </w:tc>
        <w:tc>
          <w:tcPr>
            <w:vMerge w:val="continue"/>
            <w:vAlign w:val="cente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9">
            <w:pPr>
              <w:spacing w:before="0" w:line="240" w:lineRule="auto"/>
              <w:jc w:val="left"/>
              <w:rPr>
                <w:color w:val="000000"/>
              </w:rPr>
            </w:pPr>
            <w:r w:rsidDel="00000000" w:rsidR="00000000" w:rsidRPr="00000000">
              <w:rPr>
                <w:color w:val="000000"/>
                <w:rtl w:val="0"/>
              </w:rPr>
              <w:t xml:space="preserve">R-407C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spacing w:before="0" w:line="240" w:lineRule="auto"/>
              <w:jc w:val="center"/>
              <w:rPr>
                <w:color w:val="000000"/>
              </w:rPr>
            </w:pPr>
            <w:r w:rsidDel="00000000" w:rsidR="00000000" w:rsidRPr="00000000">
              <w:rPr>
                <w:color w:val="000000"/>
                <w:rtl w:val="0"/>
              </w:rPr>
              <w:t xml:space="preserve">1.774</w:t>
            </w:r>
          </w:p>
        </w:tc>
        <w:tc>
          <w:tcPr>
            <w:vMerge w:val="continue"/>
            <w:vAlign w:val="cente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bl>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9D">
      <w:pPr>
        <w:pStyle w:val="Heading3"/>
        <w:numPr>
          <w:ilvl w:val="2"/>
          <w:numId w:val="1"/>
        </w:numPr>
        <w:ind w:left="0" w:firstLine="0"/>
        <w:rPr>
          <w:rFonts w:ascii="Times New Roman" w:cs="Times New Roman" w:eastAsia="Times New Roman" w:hAnsi="Times New Roman"/>
          <w:sz w:val="26"/>
          <w:szCs w:val="26"/>
        </w:rPr>
      </w:pPr>
      <w:bookmarkStart w:colFirst="0" w:colLast="0" w:name="_79oh1vyp9vy5" w:id="56"/>
      <w:bookmarkEnd w:id="56"/>
      <w:r w:rsidDel="00000000" w:rsidR="00000000" w:rsidRPr="00000000">
        <w:rPr>
          <w:rFonts w:ascii="Times New Roman" w:cs="Times New Roman" w:eastAsia="Times New Roman" w:hAnsi="Times New Roman"/>
          <w:sz w:val="26"/>
          <w:szCs w:val="26"/>
          <w:rtl w:val="0"/>
        </w:rPr>
        <w:t xml:space="preserve">Hệ số chuyển đổi đơn vị và giá trị nhiệt</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liệu hoạt động về tiêu thụ nhiên liệu sẽ được tổng hợp ở dạng đơn vị vật lý như tấn, lít, mét khối,…</w:t>
      </w:r>
      <w:del w:author="LINH Cao Thuy" w:id="170" w:date="2025-03-17T14:34: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 </w:delText>
        </w:r>
      </w:de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đó được chuyển đổi về một đơn vị chung là 1000 tấn.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Theo hướng dẫn về kiểm kê KNK, đối với các nguồn đốt nhiên liệu thuộc ngành năng lượng, toàn bộ nhiên liệu phải được chuyển đổi từ đơn vị vật lý sang đơn vị năng lượng là Terajoules (TJ). Theo đó, thông tin về giá trị nhiệt của từng loại nhiên liệu cụ thể được yêu cầu để tính toán chuyển đổi từ đơn vị vật lý sang đơn vị năng lượng. Bước này nhằm mục đích đưa các loại nhiên liệu về cùng 1 đơn vị tính toán, tăng tính chính xác và đồng bộ kết quả tính toán.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hệ số chuyển đổi đơn vị vật lý và giá trị nhiệt mặc định của từng loại nhiên liệu được thể hiện trong các bảng dưới đây.</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d0ana9rdfqsq" w:id="57"/>
      <w:bookmarkEnd w:id="57"/>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III‑2. Hệ số chuyển đổi các loại nhiên liệu </w:t>
      </w:r>
    </w:p>
    <w:tbl>
      <w:tblPr>
        <w:tblStyle w:val="Table12"/>
        <w:tblW w:w="920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1562"/>
        <w:gridCol w:w="1133"/>
        <w:gridCol w:w="1243"/>
        <w:gridCol w:w="969"/>
        <w:gridCol w:w="2072"/>
        <w:gridCol w:w="1669"/>
        <w:tblGridChange w:id="0">
          <w:tblGrid>
            <w:gridCol w:w="562"/>
            <w:gridCol w:w="1562"/>
            <w:gridCol w:w="1133"/>
            <w:gridCol w:w="1243"/>
            <w:gridCol w:w="969"/>
            <w:gridCol w:w="2072"/>
            <w:gridCol w:w="1669"/>
          </w:tblGrid>
        </w:tblGridChange>
      </w:tblGrid>
      <w:tr>
        <w:trPr>
          <w:cantSplit w:val="0"/>
          <w:trHeight w:val="588" w:hRule="atLeast"/>
          <w:tblHeader w:val="0"/>
        </w:trPr>
        <w:tc>
          <w:tcPr>
            <w:shd w:fill="auto" w:val="clear"/>
            <w:vAlign w:val="center"/>
          </w:tcPr>
          <w:p w:rsidR="00000000" w:rsidDel="00000000" w:rsidP="00000000" w:rsidRDefault="00000000" w:rsidRPr="00000000" w14:paraId="000002A2">
            <w:pPr>
              <w:widowControl w:val="1"/>
              <w:spacing w:before="0" w:line="240" w:lineRule="auto"/>
              <w:jc w:val="center"/>
              <w:rPr>
                <w:b w:val="1"/>
                <w:bCs w:val="1"/>
                <w:color w:val="000000"/>
                <w:sz w:val="24"/>
                <w:szCs w:val="24"/>
              </w:rPr>
            </w:pPr>
            <w:r w:rsidDel="00000000" w:rsidR="00000000" w:rsidRPr="00000000">
              <w:rPr>
                <w:b w:val="1"/>
                <w:bCs w:val="1"/>
                <w:color w:val="000000"/>
                <w:sz w:val="24"/>
                <w:szCs w:val="24"/>
                <w:rtl w:val="0"/>
              </w:rPr>
              <w:t xml:space="preserve">TT</w:t>
            </w:r>
          </w:p>
        </w:tc>
        <w:tc>
          <w:tcPr>
            <w:shd w:fill="auto" w:val="clear"/>
            <w:vAlign w:val="center"/>
          </w:tcPr>
          <w:p w:rsidR="00000000" w:rsidDel="00000000" w:rsidP="00000000" w:rsidRDefault="00000000" w:rsidRPr="00000000" w14:paraId="000002A3">
            <w:pPr>
              <w:widowControl w:val="1"/>
              <w:spacing w:before="0" w:line="240" w:lineRule="auto"/>
              <w:jc w:val="center"/>
              <w:rPr>
                <w:b w:val="1"/>
                <w:bCs w:val="1"/>
                <w:color w:val="000000"/>
                <w:sz w:val="24"/>
                <w:szCs w:val="24"/>
              </w:rPr>
            </w:pPr>
            <w:r w:rsidDel="00000000" w:rsidR="00000000" w:rsidRPr="00000000">
              <w:rPr>
                <w:b w:val="1"/>
                <w:bCs w:val="1"/>
                <w:color w:val="000000"/>
                <w:sz w:val="24"/>
                <w:szCs w:val="24"/>
                <w:rtl w:val="0"/>
              </w:rPr>
              <w:t xml:space="preserve">Loại nhiên liệu</w:t>
            </w:r>
          </w:p>
        </w:tc>
        <w:tc>
          <w:tcPr>
            <w:shd w:fill="auto" w:val="clear"/>
            <w:vAlign w:val="center"/>
          </w:tcPr>
          <w:p w:rsidR="00000000" w:rsidDel="00000000" w:rsidP="00000000" w:rsidRDefault="00000000" w:rsidRPr="00000000" w14:paraId="000002A4">
            <w:pPr>
              <w:widowControl w:val="1"/>
              <w:spacing w:before="0" w:line="240" w:lineRule="auto"/>
              <w:jc w:val="center"/>
              <w:rPr>
                <w:b w:val="1"/>
                <w:bCs w:val="1"/>
                <w:color w:val="000000"/>
                <w:sz w:val="24"/>
                <w:szCs w:val="24"/>
              </w:rPr>
            </w:pPr>
            <w:r w:rsidDel="00000000" w:rsidR="00000000" w:rsidRPr="00000000">
              <w:rPr>
                <w:b w:val="1"/>
                <w:bCs w:val="1"/>
                <w:color w:val="000000"/>
                <w:sz w:val="24"/>
                <w:szCs w:val="24"/>
                <w:rtl w:val="0"/>
              </w:rPr>
              <w:t xml:space="preserve">Đơn vị</w:t>
            </w:r>
          </w:p>
        </w:tc>
        <w:tc>
          <w:tcPr>
            <w:shd w:fill="auto" w:val="clear"/>
            <w:vAlign w:val="center"/>
          </w:tcPr>
          <w:p w:rsidR="00000000" w:rsidDel="00000000" w:rsidP="00000000" w:rsidRDefault="00000000" w:rsidRPr="00000000" w14:paraId="000002A5">
            <w:pPr>
              <w:widowControl w:val="1"/>
              <w:spacing w:before="0" w:line="240" w:lineRule="auto"/>
              <w:jc w:val="center"/>
              <w:rPr>
                <w:b w:val="1"/>
                <w:bCs w:val="1"/>
                <w:color w:val="000000"/>
                <w:sz w:val="24"/>
                <w:szCs w:val="24"/>
              </w:rPr>
            </w:pPr>
            <w:r w:rsidDel="00000000" w:rsidR="00000000" w:rsidRPr="00000000">
              <w:rPr>
                <w:b w:val="1"/>
                <w:bCs w:val="1"/>
                <w:color w:val="000000"/>
                <w:sz w:val="24"/>
                <w:szCs w:val="24"/>
                <w:rtl w:val="0"/>
              </w:rPr>
              <w:t xml:space="preserve">Khoảng số liệu</w:t>
            </w:r>
          </w:p>
        </w:tc>
        <w:tc>
          <w:tcPr>
            <w:shd w:fill="auto" w:val="clear"/>
            <w:vAlign w:val="center"/>
          </w:tcPr>
          <w:p w:rsidR="00000000" w:rsidDel="00000000" w:rsidP="00000000" w:rsidRDefault="00000000" w:rsidRPr="00000000" w14:paraId="000002A6">
            <w:pPr>
              <w:widowControl w:val="1"/>
              <w:spacing w:before="0" w:line="240" w:lineRule="auto"/>
              <w:jc w:val="center"/>
              <w:rPr>
                <w:b w:val="1"/>
                <w:bCs w:val="1"/>
                <w:color w:val="000000"/>
                <w:sz w:val="24"/>
                <w:szCs w:val="24"/>
              </w:rPr>
            </w:pPr>
            <w:r w:rsidDel="00000000" w:rsidR="00000000" w:rsidRPr="00000000">
              <w:rPr>
                <w:b w:val="1"/>
                <w:bCs w:val="1"/>
                <w:color w:val="000000"/>
                <w:sz w:val="24"/>
                <w:szCs w:val="24"/>
                <w:rtl w:val="0"/>
              </w:rPr>
              <w:t xml:space="preserve">Lựa chọn</w:t>
            </w:r>
          </w:p>
        </w:tc>
        <w:tc>
          <w:tcPr>
            <w:shd w:fill="auto" w:val="clear"/>
            <w:vAlign w:val="center"/>
          </w:tcPr>
          <w:p w:rsidR="00000000" w:rsidDel="00000000" w:rsidP="00000000" w:rsidRDefault="00000000" w:rsidRPr="00000000" w14:paraId="000002A7">
            <w:pPr>
              <w:widowControl w:val="1"/>
              <w:spacing w:before="0" w:line="240" w:lineRule="auto"/>
              <w:jc w:val="center"/>
              <w:rPr>
                <w:b w:val="1"/>
                <w:bCs w:val="1"/>
                <w:color w:val="000000"/>
                <w:sz w:val="24"/>
                <w:szCs w:val="24"/>
              </w:rPr>
            </w:pPr>
            <w:r w:rsidDel="00000000" w:rsidR="00000000" w:rsidRPr="00000000">
              <w:rPr>
                <w:b w:val="1"/>
                <w:bCs w:val="1"/>
                <w:color w:val="000000"/>
                <w:sz w:val="24"/>
                <w:szCs w:val="24"/>
                <w:rtl w:val="0"/>
              </w:rPr>
              <w:t xml:space="preserve">Nguồn</w:t>
            </w:r>
          </w:p>
        </w:tc>
        <w:tc>
          <w:tcPr>
            <w:shd w:fill="auto" w:val="clear"/>
            <w:vAlign w:val="center"/>
          </w:tcPr>
          <w:p w:rsidR="00000000" w:rsidDel="00000000" w:rsidP="00000000" w:rsidRDefault="00000000" w:rsidRPr="00000000" w14:paraId="000002A8">
            <w:pPr>
              <w:widowControl w:val="1"/>
              <w:spacing w:before="0" w:line="240" w:lineRule="auto"/>
              <w:jc w:val="center"/>
              <w:rPr>
                <w:b w:val="1"/>
                <w:bCs w:val="1"/>
                <w:color w:val="000000"/>
                <w:sz w:val="24"/>
                <w:szCs w:val="24"/>
              </w:rPr>
            </w:pPr>
            <w:r w:rsidDel="00000000" w:rsidR="00000000" w:rsidRPr="00000000">
              <w:rPr>
                <w:b w:val="1"/>
                <w:bCs w:val="1"/>
                <w:color w:val="000000"/>
                <w:sz w:val="24"/>
                <w:szCs w:val="24"/>
                <w:rtl w:val="0"/>
              </w:rPr>
              <w:t xml:space="preserve">Ghi chú</w:t>
            </w:r>
          </w:p>
        </w:tc>
      </w:tr>
      <w:tr>
        <w:trPr>
          <w:cantSplit w:val="0"/>
          <w:trHeight w:val="588" w:hRule="atLeast"/>
          <w:tblHeader w:val="0"/>
        </w:trPr>
        <w:tc>
          <w:tcPr>
            <w:shd w:fill="auto" w:val="clear"/>
            <w:vAlign w:val="center"/>
          </w:tcPr>
          <w:p w:rsidR="00000000" w:rsidDel="00000000" w:rsidP="00000000" w:rsidRDefault="00000000" w:rsidRPr="00000000" w14:paraId="000002A9">
            <w:pPr>
              <w:widowControl w:val="1"/>
              <w:spacing w:before="0" w:line="240" w:lineRule="auto"/>
              <w:jc w:val="center"/>
              <w:rPr>
                <w:color w:val="000000"/>
                <w:sz w:val="24"/>
                <w:szCs w:val="24"/>
              </w:rPr>
            </w:pPr>
            <w:r w:rsidDel="00000000" w:rsidR="00000000" w:rsidRPr="00000000">
              <w:rPr>
                <w:color w:val="000000"/>
                <w:sz w:val="24"/>
                <w:szCs w:val="24"/>
                <w:rtl w:val="0"/>
              </w:rPr>
              <w:t xml:space="preserve">1</w:t>
            </w:r>
          </w:p>
        </w:tc>
        <w:tc>
          <w:tcPr>
            <w:shd w:fill="auto" w:val="clear"/>
            <w:vAlign w:val="center"/>
          </w:tcPr>
          <w:p w:rsidR="00000000" w:rsidDel="00000000" w:rsidP="00000000" w:rsidRDefault="00000000" w:rsidRPr="00000000" w14:paraId="000002AA">
            <w:pPr>
              <w:widowControl w:val="1"/>
              <w:spacing w:before="0" w:line="240" w:lineRule="auto"/>
              <w:jc w:val="left"/>
              <w:rPr>
                <w:color w:val="000000"/>
                <w:sz w:val="24"/>
                <w:szCs w:val="24"/>
              </w:rPr>
            </w:pPr>
            <w:r w:rsidDel="00000000" w:rsidR="00000000" w:rsidRPr="00000000">
              <w:rPr>
                <w:color w:val="000000"/>
                <w:sz w:val="24"/>
                <w:szCs w:val="24"/>
                <w:rtl w:val="0"/>
              </w:rPr>
              <w:t xml:space="preserve">Dầu DO</w:t>
            </w:r>
          </w:p>
        </w:tc>
        <w:tc>
          <w:tcPr>
            <w:shd w:fill="auto" w:val="clear"/>
            <w:vAlign w:val="center"/>
          </w:tcPr>
          <w:p w:rsidR="00000000" w:rsidDel="00000000" w:rsidP="00000000" w:rsidRDefault="00000000" w:rsidRPr="00000000" w14:paraId="000002AB">
            <w:pPr>
              <w:widowControl w:val="1"/>
              <w:spacing w:before="0" w:line="240" w:lineRule="auto"/>
              <w:jc w:val="center"/>
              <w:rPr>
                <w:color w:val="000000"/>
                <w:sz w:val="24"/>
                <w:szCs w:val="24"/>
              </w:rPr>
            </w:pPr>
            <w:r w:rsidDel="00000000" w:rsidR="00000000" w:rsidRPr="00000000">
              <w:rPr>
                <w:color w:val="000000"/>
                <w:sz w:val="24"/>
                <w:szCs w:val="24"/>
                <w:rtl w:val="0"/>
              </w:rPr>
              <w:t xml:space="preserve">tấn/m</w:t>
            </w:r>
            <w:r w:rsidDel="00000000" w:rsidR="00000000" w:rsidRPr="00000000">
              <w:rPr>
                <w:color w:val="000000"/>
                <w:sz w:val="24"/>
                <w:szCs w:val="24"/>
                <w:vertAlign w:val="superscript"/>
                <w:rtl w:val="0"/>
              </w:rPr>
              <w:t xml:space="preserve">3</w:t>
            </w:r>
            <w:r w:rsidDel="00000000" w:rsidR="00000000" w:rsidRPr="00000000">
              <w:rPr>
                <w:rtl w:val="0"/>
              </w:rPr>
            </w:r>
          </w:p>
        </w:tc>
        <w:tc>
          <w:tcPr>
            <w:shd w:fill="auto" w:val="clear"/>
            <w:vAlign w:val="center"/>
          </w:tcPr>
          <w:p w:rsidR="00000000" w:rsidDel="00000000" w:rsidP="00000000" w:rsidRDefault="00000000" w:rsidRPr="00000000" w14:paraId="000002AC">
            <w:pPr>
              <w:widowControl w:val="1"/>
              <w:spacing w:before="0" w:line="240" w:lineRule="auto"/>
              <w:jc w:val="center"/>
              <w:rPr>
                <w:color w:val="000000"/>
                <w:sz w:val="24"/>
                <w:szCs w:val="24"/>
              </w:rPr>
            </w:pPr>
            <w:r w:rsidDel="00000000" w:rsidR="00000000" w:rsidRPr="00000000">
              <w:rPr>
                <w:color w:val="000000"/>
                <w:sz w:val="24"/>
                <w:szCs w:val="24"/>
                <w:rtl w:val="0"/>
              </w:rPr>
              <w:t xml:space="preserve">0,82-0,86</w:t>
            </w:r>
          </w:p>
        </w:tc>
        <w:tc>
          <w:tcPr>
            <w:shd w:fill="auto" w:val="clear"/>
            <w:vAlign w:val="center"/>
          </w:tcPr>
          <w:p w:rsidR="00000000" w:rsidDel="00000000" w:rsidP="00000000" w:rsidRDefault="00000000" w:rsidRPr="00000000" w14:paraId="000002AD">
            <w:pPr>
              <w:widowControl w:val="1"/>
              <w:spacing w:before="0" w:line="240" w:lineRule="auto"/>
              <w:jc w:val="center"/>
              <w:rPr>
                <w:color w:val="000000"/>
                <w:sz w:val="24"/>
                <w:szCs w:val="24"/>
              </w:rPr>
            </w:pPr>
            <w:r w:rsidDel="00000000" w:rsidR="00000000" w:rsidRPr="00000000">
              <w:rPr>
                <w:color w:val="000000"/>
                <w:sz w:val="24"/>
                <w:szCs w:val="24"/>
                <w:rtl w:val="0"/>
              </w:rPr>
              <w:t xml:space="preserve">0,86</w:t>
            </w:r>
          </w:p>
        </w:tc>
        <w:tc>
          <w:tcPr>
            <w:shd w:fill="auto" w:val="clear"/>
            <w:vAlign w:val="center"/>
          </w:tcPr>
          <w:p w:rsidR="00000000" w:rsidDel="00000000" w:rsidP="00000000" w:rsidRDefault="00000000" w:rsidRPr="00000000" w14:paraId="000002AE">
            <w:pPr>
              <w:widowControl w:val="1"/>
              <w:spacing w:before="0" w:line="240" w:lineRule="auto"/>
              <w:jc w:val="center"/>
              <w:rPr>
                <w:color w:val="000000"/>
                <w:sz w:val="24"/>
                <w:szCs w:val="24"/>
              </w:rPr>
            </w:pPr>
            <w:r w:rsidDel="00000000" w:rsidR="00000000" w:rsidRPr="00000000">
              <w:rPr>
                <w:color w:val="000000"/>
                <w:sz w:val="24"/>
                <w:szCs w:val="24"/>
                <w:rtl w:val="0"/>
              </w:rPr>
              <w:t xml:space="preserve">TCVN 5689:2013</w:t>
            </w:r>
          </w:p>
        </w:tc>
        <w:tc>
          <w:tcPr>
            <w:shd w:fill="auto" w:val="clear"/>
            <w:vAlign w:val="center"/>
          </w:tcPr>
          <w:p w:rsidR="00000000" w:rsidDel="00000000" w:rsidP="00000000" w:rsidRDefault="00000000" w:rsidRPr="00000000" w14:paraId="000002AF">
            <w:pPr>
              <w:widowControl w:val="1"/>
              <w:spacing w:before="0" w:line="240" w:lineRule="auto"/>
              <w:jc w:val="center"/>
              <w:rPr>
                <w:color w:val="000000"/>
                <w:sz w:val="24"/>
                <w:szCs w:val="24"/>
              </w:rPr>
            </w:pPr>
            <w:r w:rsidDel="00000000" w:rsidR="00000000" w:rsidRPr="00000000">
              <w:rPr>
                <w:rtl w:val="0"/>
              </w:rPr>
            </w:r>
          </w:p>
        </w:tc>
      </w:tr>
      <w:tr>
        <w:trPr>
          <w:cantSplit w:val="0"/>
          <w:trHeight w:val="588" w:hRule="atLeast"/>
          <w:tblHeader w:val="0"/>
        </w:trPr>
        <w:tc>
          <w:tcPr>
            <w:shd w:fill="auto" w:val="clear"/>
            <w:vAlign w:val="center"/>
          </w:tcPr>
          <w:p w:rsidR="00000000" w:rsidDel="00000000" w:rsidP="00000000" w:rsidRDefault="00000000" w:rsidRPr="00000000" w14:paraId="000002B0">
            <w:pPr>
              <w:widowControl w:val="1"/>
              <w:spacing w:before="0" w:line="240" w:lineRule="auto"/>
              <w:jc w:val="center"/>
              <w:rPr>
                <w:color w:val="000000"/>
                <w:sz w:val="24"/>
                <w:szCs w:val="24"/>
              </w:rPr>
            </w:pPr>
            <w:r w:rsidDel="00000000" w:rsidR="00000000" w:rsidRPr="00000000">
              <w:rPr>
                <w:color w:val="000000"/>
                <w:sz w:val="24"/>
                <w:szCs w:val="24"/>
                <w:rtl w:val="0"/>
              </w:rPr>
              <w:t xml:space="preserve">2</w:t>
            </w:r>
          </w:p>
        </w:tc>
        <w:tc>
          <w:tcPr>
            <w:shd w:fill="auto" w:val="clear"/>
            <w:vAlign w:val="center"/>
          </w:tcPr>
          <w:p w:rsidR="00000000" w:rsidDel="00000000" w:rsidP="00000000" w:rsidRDefault="00000000" w:rsidRPr="00000000" w14:paraId="000002B1">
            <w:pPr>
              <w:widowControl w:val="1"/>
              <w:spacing w:before="0" w:line="240" w:lineRule="auto"/>
              <w:jc w:val="left"/>
              <w:rPr>
                <w:color w:val="000000"/>
                <w:sz w:val="24"/>
                <w:szCs w:val="24"/>
              </w:rPr>
            </w:pPr>
            <w:r w:rsidDel="00000000" w:rsidR="00000000" w:rsidRPr="00000000">
              <w:rPr>
                <w:color w:val="000000"/>
                <w:sz w:val="24"/>
                <w:szCs w:val="24"/>
                <w:rtl w:val="0"/>
              </w:rPr>
              <w:t xml:space="preserve">Dầu FO</w:t>
            </w:r>
          </w:p>
        </w:tc>
        <w:tc>
          <w:tcPr>
            <w:shd w:fill="auto" w:val="clear"/>
            <w:vAlign w:val="center"/>
          </w:tcPr>
          <w:p w:rsidR="00000000" w:rsidDel="00000000" w:rsidP="00000000" w:rsidRDefault="00000000" w:rsidRPr="00000000" w14:paraId="000002B2">
            <w:pPr>
              <w:widowControl w:val="1"/>
              <w:spacing w:before="0" w:line="240" w:lineRule="auto"/>
              <w:jc w:val="center"/>
              <w:rPr>
                <w:color w:val="000000"/>
                <w:sz w:val="24"/>
                <w:szCs w:val="24"/>
              </w:rPr>
            </w:pPr>
            <w:r w:rsidDel="00000000" w:rsidR="00000000" w:rsidRPr="00000000">
              <w:rPr>
                <w:color w:val="000000"/>
                <w:sz w:val="24"/>
                <w:szCs w:val="24"/>
                <w:rtl w:val="0"/>
              </w:rPr>
              <w:t xml:space="preserve">tấn/m</w:t>
            </w:r>
            <w:r w:rsidDel="00000000" w:rsidR="00000000" w:rsidRPr="00000000">
              <w:rPr>
                <w:color w:val="000000"/>
                <w:sz w:val="24"/>
                <w:szCs w:val="24"/>
                <w:vertAlign w:val="superscript"/>
                <w:rtl w:val="0"/>
              </w:rPr>
              <w:t xml:space="preserve">3</w:t>
            </w:r>
            <w:r w:rsidDel="00000000" w:rsidR="00000000" w:rsidRPr="00000000">
              <w:rPr>
                <w:rtl w:val="0"/>
              </w:rPr>
            </w:r>
          </w:p>
        </w:tc>
        <w:tc>
          <w:tcPr>
            <w:shd w:fill="auto" w:val="clear"/>
            <w:vAlign w:val="center"/>
          </w:tcPr>
          <w:p w:rsidR="00000000" w:rsidDel="00000000" w:rsidP="00000000" w:rsidRDefault="00000000" w:rsidRPr="00000000" w14:paraId="000002B3">
            <w:pPr>
              <w:widowControl w:val="1"/>
              <w:spacing w:before="0" w:line="240" w:lineRule="auto"/>
              <w:jc w:val="center"/>
              <w:rPr>
                <w:color w:val="000000"/>
                <w:sz w:val="24"/>
                <w:szCs w:val="24"/>
              </w:rPr>
            </w:pPr>
            <w:r w:rsidDel="00000000" w:rsidR="00000000" w:rsidRPr="00000000">
              <w:rPr>
                <w:color w:val="000000"/>
                <w:sz w:val="24"/>
                <w:szCs w:val="24"/>
                <w:rtl w:val="0"/>
              </w:rPr>
              <w:t xml:space="preserve">0,965-0,991</w:t>
            </w:r>
          </w:p>
        </w:tc>
        <w:tc>
          <w:tcPr>
            <w:shd w:fill="auto" w:val="clear"/>
            <w:vAlign w:val="center"/>
          </w:tcPr>
          <w:p w:rsidR="00000000" w:rsidDel="00000000" w:rsidP="00000000" w:rsidRDefault="00000000" w:rsidRPr="00000000" w14:paraId="000002B4">
            <w:pPr>
              <w:widowControl w:val="1"/>
              <w:spacing w:before="0" w:line="240" w:lineRule="auto"/>
              <w:jc w:val="center"/>
              <w:rPr>
                <w:color w:val="000000"/>
                <w:sz w:val="24"/>
                <w:szCs w:val="24"/>
              </w:rPr>
            </w:pPr>
            <w:r w:rsidDel="00000000" w:rsidR="00000000" w:rsidRPr="00000000">
              <w:rPr>
                <w:color w:val="000000"/>
                <w:sz w:val="24"/>
                <w:szCs w:val="24"/>
                <w:rtl w:val="0"/>
              </w:rPr>
              <w:t xml:space="preserve">0,98</w:t>
            </w:r>
          </w:p>
        </w:tc>
        <w:tc>
          <w:tcPr>
            <w:shd w:fill="auto" w:val="clear"/>
            <w:vAlign w:val="center"/>
          </w:tcPr>
          <w:p w:rsidR="00000000" w:rsidDel="00000000" w:rsidP="00000000" w:rsidRDefault="00000000" w:rsidRPr="00000000" w14:paraId="000002B5">
            <w:pPr>
              <w:widowControl w:val="1"/>
              <w:spacing w:before="0" w:line="240" w:lineRule="auto"/>
              <w:jc w:val="center"/>
              <w:rPr>
                <w:color w:val="000000"/>
                <w:sz w:val="24"/>
                <w:szCs w:val="24"/>
              </w:rPr>
            </w:pPr>
            <w:r w:rsidDel="00000000" w:rsidR="00000000" w:rsidRPr="00000000">
              <w:rPr>
                <w:color w:val="000000"/>
                <w:sz w:val="24"/>
                <w:szCs w:val="24"/>
                <w:rtl w:val="0"/>
              </w:rPr>
              <w:t xml:space="preserve">TCVN 6239:2019</w:t>
            </w:r>
          </w:p>
        </w:tc>
        <w:tc>
          <w:tcPr>
            <w:shd w:fill="auto" w:val="clear"/>
            <w:vAlign w:val="center"/>
          </w:tcPr>
          <w:p w:rsidR="00000000" w:rsidDel="00000000" w:rsidP="00000000" w:rsidRDefault="00000000" w:rsidRPr="00000000" w14:paraId="000002B6">
            <w:pPr>
              <w:widowControl w:val="1"/>
              <w:spacing w:before="0" w:line="240" w:lineRule="auto"/>
              <w:jc w:val="center"/>
              <w:rPr>
                <w:color w:val="000000"/>
                <w:sz w:val="24"/>
                <w:szCs w:val="24"/>
              </w:rPr>
            </w:pPr>
            <w:r w:rsidDel="00000000" w:rsidR="00000000" w:rsidRPr="00000000">
              <w:rPr>
                <w:rtl w:val="0"/>
              </w:rPr>
            </w:r>
          </w:p>
        </w:tc>
      </w:tr>
      <w:tr>
        <w:trPr>
          <w:cantSplit w:val="0"/>
          <w:trHeight w:val="300" w:hRule="atLeast"/>
          <w:tblHeader w:val="0"/>
        </w:trPr>
        <w:tc>
          <w:tcPr>
            <w:shd w:fill="auto" w:val="clear"/>
            <w:vAlign w:val="center"/>
          </w:tcPr>
          <w:p w:rsidR="00000000" w:rsidDel="00000000" w:rsidP="00000000" w:rsidRDefault="00000000" w:rsidRPr="00000000" w14:paraId="000002B7">
            <w:pPr>
              <w:widowControl w:val="1"/>
              <w:spacing w:before="0" w:line="240" w:lineRule="auto"/>
              <w:jc w:val="center"/>
              <w:rPr>
                <w:color w:val="000000"/>
                <w:sz w:val="24"/>
                <w:szCs w:val="24"/>
              </w:rPr>
            </w:pPr>
            <w:r w:rsidDel="00000000" w:rsidR="00000000" w:rsidRPr="00000000">
              <w:rPr>
                <w:color w:val="000000"/>
                <w:sz w:val="24"/>
                <w:szCs w:val="24"/>
                <w:rtl w:val="0"/>
              </w:rPr>
              <w:t xml:space="preserve">4</w:t>
            </w:r>
          </w:p>
        </w:tc>
        <w:tc>
          <w:tcPr>
            <w:shd w:fill="auto" w:val="clear"/>
            <w:vAlign w:val="center"/>
          </w:tcPr>
          <w:p w:rsidR="00000000" w:rsidDel="00000000" w:rsidP="00000000" w:rsidRDefault="00000000" w:rsidRPr="00000000" w14:paraId="000002B8">
            <w:pPr>
              <w:widowControl w:val="1"/>
              <w:spacing w:before="0" w:line="240" w:lineRule="auto"/>
              <w:jc w:val="left"/>
              <w:rPr>
                <w:color w:val="000000"/>
                <w:sz w:val="24"/>
                <w:szCs w:val="24"/>
              </w:rPr>
            </w:pPr>
            <w:r w:rsidDel="00000000" w:rsidR="00000000" w:rsidRPr="00000000">
              <w:rPr>
                <w:color w:val="000000"/>
                <w:sz w:val="24"/>
                <w:szCs w:val="24"/>
                <w:rtl w:val="0"/>
              </w:rPr>
              <w:t xml:space="preserve">Xăng</w:t>
            </w:r>
          </w:p>
        </w:tc>
        <w:tc>
          <w:tcPr>
            <w:shd w:fill="auto" w:val="clear"/>
            <w:vAlign w:val="center"/>
          </w:tcPr>
          <w:p w:rsidR="00000000" w:rsidDel="00000000" w:rsidP="00000000" w:rsidRDefault="00000000" w:rsidRPr="00000000" w14:paraId="000002B9">
            <w:pPr>
              <w:widowControl w:val="1"/>
              <w:spacing w:before="0" w:line="240" w:lineRule="auto"/>
              <w:jc w:val="center"/>
              <w:rPr>
                <w:color w:val="000000"/>
                <w:sz w:val="24"/>
                <w:szCs w:val="24"/>
              </w:rPr>
            </w:pPr>
            <w:r w:rsidDel="00000000" w:rsidR="00000000" w:rsidRPr="00000000">
              <w:rPr>
                <w:color w:val="000000"/>
                <w:sz w:val="24"/>
                <w:szCs w:val="24"/>
                <w:rtl w:val="0"/>
              </w:rPr>
              <w:t xml:space="preserve">kg/lít</w:t>
            </w:r>
          </w:p>
        </w:tc>
        <w:tc>
          <w:tcPr>
            <w:shd w:fill="auto" w:val="clear"/>
            <w:vAlign w:val="center"/>
          </w:tcPr>
          <w:p w:rsidR="00000000" w:rsidDel="00000000" w:rsidP="00000000" w:rsidRDefault="00000000" w:rsidRPr="00000000" w14:paraId="000002BA">
            <w:pPr>
              <w:widowControl w:val="1"/>
              <w:spacing w:before="0" w:line="240" w:lineRule="auto"/>
              <w:jc w:val="center"/>
              <w:rPr>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2BB">
            <w:pPr>
              <w:widowControl w:val="1"/>
              <w:spacing w:before="0" w:line="240" w:lineRule="auto"/>
              <w:jc w:val="center"/>
              <w:rPr>
                <w:color w:val="000000"/>
                <w:sz w:val="24"/>
                <w:szCs w:val="24"/>
              </w:rPr>
            </w:pPr>
            <w:r w:rsidDel="00000000" w:rsidR="00000000" w:rsidRPr="00000000">
              <w:rPr>
                <w:color w:val="000000"/>
                <w:sz w:val="24"/>
                <w:szCs w:val="24"/>
                <w:rtl w:val="0"/>
              </w:rPr>
              <w:t xml:space="preserve">0,8</w:t>
            </w:r>
          </w:p>
        </w:tc>
        <w:tc>
          <w:tcPr>
            <w:shd w:fill="auto" w:val="clear"/>
            <w:vAlign w:val="center"/>
          </w:tcPr>
          <w:p w:rsidR="00000000" w:rsidDel="00000000" w:rsidP="00000000" w:rsidRDefault="00000000" w:rsidRPr="00000000" w14:paraId="000002BC">
            <w:pPr>
              <w:widowControl w:val="1"/>
              <w:spacing w:before="0" w:line="240" w:lineRule="auto"/>
              <w:jc w:val="center"/>
              <w:rPr>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2BD">
            <w:pPr>
              <w:widowControl w:val="1"/>
              <w:spacing w:before="0" w:line="240" w:lineRule="auto"/>
              <w:jc w:val="center"/>
              <w:rPr>
                <w:color w:val="000000"/>
                <w:sz w:val="24"/>
                <w:szCs w:val="24"/>
              </w:rPr>
            </w:pPr>
            <w:r w:rsidDel="00000000" w:rsidR="00000000" w:rsidRPr="00000000">
              <w:rPr>
                <w:color w:val="000000"/>
                <w:sz w:val="24"/>
                <w:szCs w:val="24"/>
                <w:rtl w:val="0"/>
              </w:rPr>
              <w:t xml:space="preserve">15 độ C</w:t>
            </w:r>
          </w:p>
        </w:tc>
      </w:tr>
      <w:tr>
        <w:trPr>
          <w:cantSplit w:val="0"/>
          <w:trHeight w:val="876" w:hRule="atLeast"/>
          <w:tblHeader w:val="0"/>
        </w:trPr>
        <w:tc>
          <w:tcPr>
            <w:shd w:fill="auto" w:val="clear"/>
            <w:vAlign w:val="center"/>
          </w:tcPr>
          <w:p w:rsidR="00000000" w:rsidDel="00000000" w:rsidP="00000000" w:rsidRDefault="00000000" w:rsidRPr="00000000" w14:paraId="000002BE">
            <w:pPr>
              <w:widowControl w:val="1"/>
              <w:spacing w:before="0" w:line="240" w:lineRule="auto"/>
              <w:jc w:val="center"/>
              <w:rPr>
                <w:color w:val="000000"/>
                <w:sz w:val="24"/>
                <w:szCs w:val="24"/>
              </w:rPr>
            </w:pPr>
            <w:r w:rsidDel="00000000" w:rsidR="00000000" w:rsidRPr="00000000">
              <w:rPr>
                <w:color w:val="000000"/>
                <w:sz w:val="24"/>
                <w:szCs w:val="24"/>
                <w:rtl w:val="0"/>
              </w:rPr>
              <w:t xml:space="preserve">6</w:t>
            </w:r>
          </w:p>
        </w:tc>
        <w:tc>
          <w:tcPr>
            <w:shd w:fill="auto" w:val="clear"/>
            <w:vAlign w:val="center"/>
          </w:tcPr>
          <w:p w:rsidR="00000000" w:rsidDel="00000000" w:rsidP="00000000" w:rsidRDefault="00000000" w:rsidRPr="00000000" w14:paraId="000002BF">
            <w:pPr>
              <w:widowControl w:val="1"/>
              <w:spacing w:before="0" w:line="240" w:lineRule="auto"/>
              <w:jc w:val="left"/>
              <w:rPr>
                <w:color w:val="000000"/>
                <w:sz w:val="24"/>
                <w:szCs w:val="24"/>
              </w:rPr>
            </w:pPr>
            <w:r w:rsidDel="00000000" w:rsidR="00000000" w:rsidRPr="00000000">
              <w:rPr>
                <w:color w:val="000000"/>
                <w:sz w:val="24"/>
                <w:szCs w:val="24"/>
                <w:rtl w:val="0"/>
              </w:rPr>
              <w:t xml:space="preserve">Khí tự nhiên (Natural Gas)</w:t>
            </w:r>
          </w:p>
        </w:tc>
        <w:tc>
          <w:tcPr>
            <w:shd w:fill="auto" w:val="clear"/>
            <w:vAlign w:val="center"/>
          </w:tcPr>
          <w:p w:rsidR="00000000" w:rsidDel="00000000" w:rsidP="00000000" w:rsidRDefault="00000000" w:rsidRPr="00000000" w14:paraId="000002C0">
            <w:pPr>
              <w:widowControl w:val="1"/>
              <w:spacing w:before="0" w:line="240" w:lineRule="auto"/>
              <w:jc w:val="center"/>
              <w:rPr>
                <w:color w:val="000000"/>
                <w:sz w:val="24"/>
                <w:szCs w:val="24"/>
              </w:rPr>
            </w:pPr>
            <w:r w:rsidDel="00000000" w:rsidR="00000000" w:rsidRPr="00000000">
              <w:rPr>
                <w:color w:val="000000"/>
                <w:sz w:val="24"/>
                <w:szCs w:val="24"/>
                <w:rtl w:val="0"/>
              </w:rPr>
              <w:t xml:space="preserve">tấn/triệu m</w:t>
            </w:r>
            <w:r w:rsidDel="00000000" w:rsidR="00000000" w:rsidRPr="00000000">
              <w:rPr>
                <w:color w:val="000000"/>
                <w:sz w:val="24"/>
                <w:szCs w:val="24"/>
                <w:vertAlign w:val="superscript"/>
                <w:rtl w:val="0"/>
              </w:rPr>
              <w:t xml:space="preserve">3</w:t>
            </w:r>
            <w:r w:rsidDel="00000000" w:rsidR="00000000" w:rsidRPr="00000000">
              <w:rPr>
                <w:rtl w:val="0"/>
              </w:rPr>
            </w:r>
          </w:p>
        </w:tc>
        <w:tc>
          <w:tcPr>
            <w:shd w:fill="auto" w:val="clear"/>
            <w:vAlign w:val="center"/>
          </w:tcPr>
          <w:p w:rsidR="00000000" w:rsidDel="00000000" w:rsidP="00000000" w:rsidRDefault="00000000" w:rsidRPr="00000000" w14:paraId="000002C1">
            <w:pPr>
              <w:widowControl w:val="1"/>
              <w:spacing w:before="0" w:line="240" w:lineRule="auto"/>
              <w:jc w:val="center"/>
              <w:rPr>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2C2">
            <w:pPr>
              <w:widowControl w:val="1"/>
              <w:spacing w:before="0" w:line="240" w:lineRule="auto"/>
              <w:jc w:val="center"/>
              <w:rPr>
                <w:color w:val="000000"/>
                <w:sz w:val="24"/>
                <w:szCs w:val="24"/>
              </w:rPr>
            </w:pPr>
            <w:r w:rsidDel="00000000" w:rsidR="00000000" w:rsidRPr="00000000">
              <w:rPr>
                <w:color w:val="000000"/>
                <w:sz w:val="24"/>
                <w:szCs w:val="24"/>
                <w:rtl w:val="0"/>
              </w:rPr>
              <w:t xml:space="preserve">862</w:t>
            </w:r>
          </w:p>
        </w:tc>
        <w:tc>
          <w:tcPr>
            <w:shd w:fill="auto" w:val="clear"/>
            <w:vAlign w:val="center"/>
          </w:tcPr>
          <w:p w:rsidR="00000000" w:rsidDel="00000000" w:rsidP="00000000" w:rsidRDefault="00000000" w:rsidRPr="00000000" w14:paraId="000002C3">
            <w:pPr>
              <w:widowControl w:val="1"/>
              <w:spacing w:before="0" w:line="240" w:lineRule="auto"/>
              <w:jc w:val="center"/>
              <w:rPr>
                <w:color w:val="000000"/>
                <w:sz w:val="24"/>
                <w:szCs w:val="24"/>
              </w:rPr>
            </w:pPr>
            <w:r w:rsidDel="00000000" w:rsidR="00000000" w:rsidRPr="00000000">
              <w:rPr>
                <w:color w:val="000000"/>
                <w:sz w:val="24"/>
                <w:szCs w:val="24"/>
                <w:rtl w:val="0"/>
              </w:rPr>
              <w:t xml:space="preserve">PVN, GPP khu vực </w:t>
            </w:r>
            <w:r w:rsidDel="00000000" w:rsidR="00000000" w:rsidRPr="00000000">
              <w:rPr>
                <w:sz w:val="24"/>
                <w:szCs w:val="24"/>
                <w:rtl w:val="0"/>
              </w:rPr>
              <w:t xml:space="preserve">Y</w:t>
            </w:r>
            <w:r w:rsidDel="00000000" w:rsidR="00000000" w:rsidRPr="00000000">
              <w:rPr>
                <w:color w:val="000000"/>
                <w:sz w:val="24"/>
                <w:szCs w:val="24"/>
                <w:rtl w:val="0"/>
              </w:rPr>
              <w:t xml:space="preserve"> Bộ</w:t>
            </w:r>
          </w:p>
        </w:tc>
        <w:tc>
          <w:tcPr>
            <w:shd w:fill="auto" w:val="clear"/>
            <w:vAlign w:val="center"/>
          </w:tcPr>
          <w:p w:rsidR="00000000" w:rsidDel="00000000" w:rsidP="00000000" w:rsidRDefault="00000000" w:rsidRPr="00000000" w14:paraId="000002C4">
            <w:pPr>
              <w:widowControl w:val="1"/>
              <w:spacing w:before="0" w:line="240" w:lineRule="auto"/>
              <w:jc w:val="center"/>
              <w:rPr>
                <w:color w:val="000000"/>
                <w:sz w:val="24"/>
                <w:szCs w:val="24"/>
              </w:rPr>
            </w:pPr>
            <w:r w:rsidDel="00000000" w:rsidR="00000000" w:rsidRPr="00000000">
              <w:rPr>
                <w:rtl w:val="0"/>
              </w:rPr>
            </w:r>
          </w:p>
        </w:tc>
      </w:tr>
      <w:tr>
        <w:trPr>
          <w:cantSplit w:val="0"/>
          <w:trHeight w:val="876" w:hRule="atLeast"/>
          <w:tblHeader w:val="0"/>
        </w:trPr>
        <w:tc>
          <w:tcPr>
            <w:shd w:fill="auto" w:val="clear"/>
            <w:vAlign w:val="center"/>
          </w:tcPr>
          <w:p w:rsidR="00000000" w:rsidDel="00000000" w:rsidP="00000000" w:rsidRDefault="00000000" w:rsidRPr="00000000" w14:paraId="000002C5">
            <w:pPr>
              <w:widowControl w:val="1"/>
              <w:spacing w:before="0" w:line="240" w:lineRule="auto"/>
              <w:jc w:val="center"/>
              <w:rPr>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2C6">
            <w:pPr>
              <w:widowControl w:val="1"/>
              <w:spacing w:before="0" w:line="240" w:lineRule="auto"/>
              <w:jc w:val="left"/>
              <w:rPr>
                <w:color w:val="000000"/>
                <w:sz w:val="24"/>
                <w:szCs w:val="24"/>
              </w:rPr>
            </w:pPr>
            <w:r w:rsidDel="00000000" w:rsidR="00000000" w:rsidRPr="00000000">
              <w:rPr>
                <w:color w:val="000000"/>
                <w:sz w:val="24"/>
                <w:szCs w:val="24"/>
                <w:rtl w:val="0"/>
              </w:rPr>
              <w:t xml:space="preserve">Khí tự nhiên (Natural Gas)</w:t>
            </w:r>
          </w:p>
        </w:tc>
        <w:tc>
          <w:tcPr>
            <w:shd w:fill="auto" w:val="clear"/>
            <w:vAlign w:val="center"/>
          </w:tcPr>
          <w:p w:rsidR="00000000" w:rsidDel="00000000" w:rsidP="00000000" w:rsidRDefault="00000000" w:rsidRPr="00000000" w14:paraId="000002C7">
            <w:pPr>
              <w:widowControl w:val="1"/>
              <w:spacing w:before="0" w:line="240" w:lineRule="auto"/>
              <w:jc w:val="center"/>
              <w:rPr>
                <w:color w:val="000000"/>
                <w:sz w:val="24"/>
                <w:szCs w:val="24"/>
              </w:rPr>
            </w:pPr>
            <w:r w:rsidDel="00000000" w:rsidR="00000000" w:rsidRPr="00000000">
              <w:rPr>
                <w:color w:val="000000"/>
                <w:sz w:val="24"/>
                <w:szCs w:val="24"/>
                <w:rtl w:val="0"/>
              </w:rPr>
              <w:t xml:space="preserve">kg/m</w:t>
            </w:r>
            <w:r w:rsidDel="00000000" w:rsidR="00000000" w:rsidRPr="00000000">
              <w:rPr>
                <w:color w:val="000000"/>
                <w:sz w:val="24"/>
                <w:szCs w:val="24"/>
                <w:vertAlign w:val="superscript"/>
                <w:rtl w:val="0"/>
              </w:rPr>
              <w:t xml:space="preserve">3</w:t>
            </w:r>
            <w:r w:rsidDel="00000000" w:rsidR="00000000" w:rsidRPr="00000000">
              <w:rPr>
                <w:rtl w:val="0"/>
              </w:rPr>
            </w:r>
          </w:p>
        </w:tc>
        <w:tc>
          <w:tcPr>
            <w:shd w:fill="auto" w:val="clear"/>
            <w:vAlign w:val="center"/>
          </w:tcPr>
          <w:p w:rsidR="00000000" w:rsidDel="00000000" w:rsidP="00000000" w:rsidRDefault="00000000" w:rsidRPr="00000000" w14:paraId="000002C8">
            <w:pPr>
              <w:widowControl w:val="1"/>
              <w:spacing w:before="0" w:line="240" w:lineRule="auto"/>
              <w:jc w:val="center"/>
              <w:rPr>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2C9">
            <w:pPr>
              <w:widowControl w:val="1"/>
              <w:spacing w:before="0" w:line="240" w:lineRule="auto"/>
              <w:jc w:val="center"/>
              <w:rPr>
                <w:color w:val="000000"/>
                <w:sz w:val="24"/>
                <w:szCs w:val="24"/>
              </w:rPr>
            </w:pPr>
            <w:r w:rsidDel="00000000" w:rsidR="00000000" w:rsidRPr="00000000">
              <w:rPr>
                <w:color w:val="000000"/>
                <w:sz w:val="24"/>
                <w:szCs w:val="24"/>
                <w:rtl w:val="0"/>
              </w:rPr>
              <w:t xml:space="preserve">0,862</w:t>
            </w:r>
          </w:p>
        </w:tc>
        <w:tc>
          <w:tcPr>
            <w:shd w:fill="auto" w:val="clear"/>
            <w:vAlign w:val="center"/>
          </w:tcPr>
          <w:p w:rsidR="00000000" w:rsidDel="00000000" w:rsidP="00000000" w:rsidRDefault="00000000" w:rsidRPr="00000000" w14:paraId="000002CA">
            <w:pPr>
              <w:widowControl w:val="1"/>
              <w:spacing w:before="0" w:line="240" w:lineRule="auto"/>
              <w:jc w:val="center"/>
              <w:rPr>
                <w:color w:val="000000"/>
                <w:sz w:val="24"/>
                <w:szCs w:val="24"/>
              </w:rPr>
            </w:pPr>
            <w:r w:rsidDel="00000000" w:rsidR="00000000" w:rsidRPr="00000000">
              <w:rPr>
                <w:color w:val="000000"/>
                <w:sz w:val="24"/>
                <w:szCs w:val="24"/>
                <w:rtl w:val="0"/>
              </w:rPr>
              <w:t xml:space="preserve">PVN, GPP khu vực </w:t>
            </w:r>
            <w:r w:rsidDel="00000000" w:rsidR="00000000" w:rsidRPr="00000000">
              <w:rPr>
                <w:sz w:val="24"/>
                <w:szCs w:val="24"/>
                <w:rtl w:val="0"/>
              </w:rPr>
              <w:t xml:space="preserve">Y</w:t>
            </w:r>
            <w:r w:rsidDel="00000000" w:rsidR="00000000" w:rsidRPr="00000000">
              <w:rPr>
                <w:color w:val="000000"/>
                <w:sz w:val="24"/>
                <w:szCs w:val="24"/>
                <w:rtl w:val="0"/>
              </w:rPr>
              <w:t xml:space="preserve"> Bộ</w:t>
            </w:r>
          </w:p>
        </w:tc>
        <w:tc>
          <w:tcPr>
            <w:shd w:fill="auto" w:val="clear"/>
            <w:vAlign w:val="center"/>
          </w:tcPr>
          <w:p w:rsidR="00000000" w:rsidDel="00000000" w:rsidP="00000000" w:rsidRDefault="00000000" w:rsidRPr="00000000" w14:paraId="000002CB">
            <w:pPr>
              <w:widowControl w:val="1"/>
              <w:spacing w:before="0" w:line="240" w:lineRule="auto"/>
              <w:jc w:val="center"/>
              <w:rPr>
                <w:color w:val="000000"/>
                <w:sz w:val="24"/>
                <w:szCs w:val="24"/>
              </w:rPr>
            </w:pPr>
            <w:r w:rsidDel="00000000" w:rsidR="00000000" w:rsidRPr="00000000">
              <w:rPr>
                <w:rtl w:val="0"/>
              </w:rPr>
            </w:r>
          </w:p>
        </w:tc>
      </w:tr>
      <w:tr>
        <w:trPr>
          <w:cantSplit w:val="0"/>
          <w:trHeight w:val="1740" w:hRule="atLeast"/>
          <w:tblHeader w:val="0"/>
        </w:trPr>
        <w:tc>
          <w:tcPr>
            <w:shd w:fill="auto" w:val="clear"/>
            <w:vAlign w:val="center"/>
          </w:tcPr>
          <w:p w:rsidR="00000000" w:rsidDel="00000000" w:rsidP="00000000" w:rsidRDefault="00000000" w:rsidRPr="00000000" w14:paraId="000002CC">
            <w:pPr>
              <w:widowControl w:val="1"/>
              <w:spacing w:before="0" w:line="240" w:lineRule="auto"/>
              <w:jc w:val="center"/>
              <w:rPr>
                <w:color w:val="000000"/>
                <w:sz w:val="24"/>
                <w:szCs w:val="24"/>
              </w:rPr>
            </w:pPr>
            <w:r w:rsidDel="00000000" w:rsidR="00000000" w:rsidRPr="00000000">
              <w:rPr>
                <w:color w:val="000000"/>
                <w:sz w:val="24"/>
                <w:szCs w:val="24"/>
                <w:rtl w:val="0"/>
              </w:rPr>
              <w:t xml:space="preserve">7</w:t>
            </w:r>
          </w:p>
        </w:tc>
        <w:tc>
          <w:tcPr>
            <w:shd w:fill="auto" w:val="clear"/>
            <w:vAlign w:val="center"/>
          </w:tcPr>
          <w:p w:rsidR="00000000" w:rsidDel="00000000" w:rsidP="00000000" w:rsidRDefault="00000000" w:rsidRPr="00000000" w14:paraId="000002CD">
            <w:pPr>
              <w:widowControl w:val="1"/>
              <w:spacing w:before="0" w:line="240" w:lineRule="auto"/>
              <w:jc w:val="left"/>
              <w:rPr>
                <w:color w:val="000000"/>
                <w:sz w:val="24"/>
                <w:szCs w:val="24"/>
              </w:rPr>
            </w:pPr>
            <w:r w:rsidDel="00000000" w:rsidR="00000000" w:rsidRPr="00000000">
              <w:rPr>
                <w:color w:val="000000"/>
                <w:sz w:val="24"/>
                <w:szCs w:val="24"/>
                <w:rtl w:val="0"/>
              </w:rPr>
              <w:t xml:space="preserve">Khí hóa lỏng (LPG)</w:t>
            </w:r>
          </w:p>
        </w:tc>
        <w:tc>
          <w:tcPr>
            <w:shd w:fill="auto" w:val="clear"/>
            <w:vAlign w:val="center"/>
          </w:tcPr>
          <w:p w:rsidR="00000000" w:rsidDel="00000000" w:rsidP="00000000" w:rsidRDefault="00000000" w:rsidRPr="00000000" w14:paraId="000002CE">
            <w:pPr>
              <w:widowControl w:val="1"/>
              <w:spacing w:before="0" w:line="240" w:lineRule="auto"/>
              <w:jc w:val="center"/>
              <w:rPr>
                <w:color w:val="000000"/>
                <w:sz w:val="24"/>
                <w:szCs w:val="24"/>
              </w:rPr>
            </w:pPr>
            <w:r w:rsidDel="00000000" w:rsidR="00000000" w:rsidRPr="00000000">
              <w:rPr>
                <w:color w:val="000000"/>
                <w:sz w:val="24"/>
                <w:szCs w:val="24"/>
                <w:rtl w:val="0"/>
              </w:rPr>
              <w:t xml:space="preserve">kg/m</w:t>
            </w:r>
            <w:r w:rsidDel="00000000" w:rsidR="00000000" w:rsidRPr="00000000">
              <w:rPr>
                <w:color w:val="000000"/>
                <w:sz w:val="24"/>
                <w:szCs w:val="24"/>
                <w:vertAlign w:val="superscript"/>
                <w:rtl w:val="0"/>
              </w:rPr>
              <w:t xml:space="preserve">3</w:t>
            </w:r>
            <w:r w:rsidDel="00000000" w:rsidR="00000000" w:rsidRPr="00000000">
              <w:rPr>
                <w:rtl w:val="0"/>
              </w:rPr>
            </w:r>
          </w:p>
        </w:tc>
        <w:tc>
          <w:tcPr>
            <w:shd w:fill="auto" w:val="clear"/>
            <w:vAlign w:val="center"/>
          </w:tcPr>
          <w:p w:rsidR="00000000" w:rsidDel="00000000" w:rsidP="00000000" w:rsidRDefault="00000000" w:rsidRPr="00000000" w14:paraId="000002CF">
            <w:pPr>
              <w:widowControl w:val="1"/>
              <w:spacing w:before="0" w:line="240" w:lineRule="auto"/>
              <w:jc w:val="center"/>
              <w:rPr>
                <w:color w:val="000000"/>
                <w:sz w:val="24"/>
                <w:szCs w:val="24"/>
              </w:rPr>
            </w:pPr>
            <w:r w:rsidDel="00000000" w:rsidR="00000000" w:rsidRPr="00000000">
              <w:rPr>
                <w:color w:val="000000"/>
                <w:sz w:val="24"/>
                <w:szCs w:val="24"/>
                <w:rtl w:val="0"/>
              </w:rPr>
              <w:t xml:space="preserve">522,2</w:t>
            </w:r>
          </w:p>
        </w:tc>
        <w:tc>
          <w:tcPr>
            <w:shd w:fill="auto" w:val="clear"/>
            <w:vAlign w:val="center"/>
          </w:tcPr>
          <w:p w:rsidR="00000000" w:rsidDel="00000000" w:rsidP="00000000" w:rsidRDefault="00000000" w:rsidRPr="00000000" w14:paraId="000002D0">
            <w:pPr>
              <w:widowControl w:val="1"/>
              <w:spacing w:before="0" w:line="240" w:lineRule="auto"/>
              <w:jc w:val="center"/>
              <w:rPr>
                <w:color w:val="000000"/>
                <w:sz w:val="24"/>
                <w:szCs w:val="24"/>
              </w:rPr>
            </w:pPr>
            <w:r w:rsidDel="00000000" w:rsidR="00000000" w:rsidRPr="00000000">
              <w:rPr>
                <w:color w:val="000000"/>
                <w:sz w:val="24"/>
                <w:szCs w:val="24"/>
                <w:rtl w:val="0"/>
              </w:rPr>
              <w:t xml:space="preserve">522,2</w:t>
            </w:r>
          </w:p>
        </w:tc>
        <w:tc>
          <w:tcPr>
            <w:shd w:fill="auto" w:val="clear"/>
            <w:vAlign w:val="center"/>
          </w:tcPr>
          <w:p w:rsidR="00000000" w:rsidDel="00000000" w:rsidP="00000000" w:rsidRDefault="00000000" w:rsidRPr="00000000" w14:paraId="000002D1">
            <w:pPr>
              <w:widowControl w:val="1"/>
              <w:spacing w:before="0" w:line="240" w:lineRule="auto"/>
              <w:jc w:val="center"/>
              <w:rPr>
                <w:color w:val="000000"/>
                <w:sz w:val="24"/>
                <w:szCs w:val="24"/>
              </w:rPr>
            </w:pPr>
            <w:r w:rsidDel="00000000" w:rsidR="00000000" w:rsidRPr="00000000">
              <w:rPr>
                <w:color w:val="000000"/>
                <w:sz w:val="24"/>
                <w:szCs w:val="24"/>
                <w:rtl w:val="0"/>
              </w:rPr>
              <w:t xml:space="preserve">IEA’s Energy Statistics Manual (OECD/IEA, 2004)</w:t>
            </w:r>
          </w:p>
        </w:tc>
        <w:tc>
          <w:tcPr>
            <w:shd w:fill="auto" w:val="clear"/>
            <w:vAlign w:val="center"/>
          </w:tcPr>
          <w:p w:rsidR="00000000" w:rsidDel="00000000" w:rsidP="00000000" w:rsidRDefault="00000000" w:rsidRPr="00000000" w14:paraId="000002D2">
            <w:pPr>
              <w:widowControl w:val="1"/>
              <w:spacing w:before="0" w:line="240" w:lineRule="auto"/>
              <w:jc w:val="center"/>
              <w:rPr>
                <w:color w:val="000000"/>
                <w:sz w:val="24"/>
                <w:szCs w:val="24"/>
              </w:rPr>
            </w:pPr>
            <w:r w:rsidDel="00000000" w:rsidR="00000000" w:rsidRPr="00000000">
              <w:rPr>
                <w:color w:val="000000"/>
                <w:sz w:val="24"/>
                <w:szCs w:val="24"/>
                <w:rtl w:val="0"/>
              </w:rPr>
              <w:t xml:space="preserve">Giả sử hỗn hợp gồm 70% propan và 30% butan theo khối lượng.</w:t>
            </w:r>
          </w:p>
        </w:tc>
      </w:tr>
      <w:tr>
        <w:trPr>
          <w:cantSplit w:val="0"/>
          <w:trHeight w:val="1452" w:hRule="atLeast"/>
          <w:tblHeader w:val="0"/>
        </w:trPr>
        <w:tc>
          <w:tcPr>
            <w:shd w:fill="auto" w:val="clear"/>
            <w:vAlign w:val="center"/>
          </w:tcPr>
          <w:p w:rsidR="00000000" w:rsidDel="00000000" w:rsidP="00000000" w:rsidRDefault="00000000" w:rsidRPr="00000000" w14:paraId="000002D3">
            <w:pPr>
              <w:widowControl w:val="1"/>
              <w:spacing w:before="0" w:line="240" w:lineRule="auto"/>
              <w:jc w:val="center"/>
              <w:rPr>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2D4">
            <w:pPr>
              <w:widowControl w:val="1"/>
              <w:spacing w:before="0" w:line="240" w:lineRule="auto"/>
              <w:jc w:val="left"/>
              <w:rPr>
                <w:color w:val="000000"/>
                <w:sz w:val="24"/>
                <w:szCs w:val="24"/>
              </w:rPr>
            </w:pPr>
            <w:r w:rsidDel="00000000" w:rsidR="00000000" w:rsidRPr="00000000">
              <w:rPr>
                <w:color w:val="000000"/>
                <w:sz w:val="24"/>
                <w:szCs w:val="24"/>
                <w:rtl w:val="0"/>
              </w:rPr>
              <w:t xml:space="preserve">Khí hóa lỏng (LPG)</w:t>
            </w:r>
          </w:p>
        </w:tc>
        <w:tc>
          <w:tcPr>
            <w:shd w:fill="auto" w:val="clear"/>
            <w:vAlign w:val="center"/>
          </w:tcPr>
          <w:p w:rsidR="00000000" w:rsidDel="00000000" w:rsidP="00000000" w:rsidRDefault="00000000" w:rsidRPr="00000000" w14:paraId="000002D5">
            <w:pPr>
              <w:widowControl w:val="1"/>
              <w:spacing w:before="0" w:line="240" w:lineRule="auto"/>
              <w:jc w:val="center"/>
              <w:rPr>
                <w:color w:val="000000"/>
                <w:sz w:val="24"/>
                <w:szCs w:val="24"/>
              </w:rPr>
            </w:pPr>
            <w:r w:rsidDel="00000000" w:rsidR="00000000" w:rsidRPr="00000000">
              <w:rPr>
                <w:color w:val="000000"/>
                <w:sz w:val="24"/>
                <w:szCs w:val="24"/>
                <w:rtl w:val="0"/>
              </w:rPr>
              <w:t xml:space="preserve">lít/tấn</w:t>
            </w:r>
          </w:p>
        </w:tc>
        <w:tc>
          <w:tcPr>
            <w:shd w:fill="auto" w:val="clear"/>
            <w:vAlign w:val="center"/>
          </w:tcPr>
          <w:p w:rsidR="00000000" w:rsidDel="00000000" w:rsidP="00000000" w:rsidRDefault="00000000" w:rsidRPr="00000000" w14:paraId="000002D6">
            <w:pPr>
              <w:widowControl w:val="1"/>
              <w:spacing w:before="0" w:line="240" w:lineRule="auto"/>
              <w:jc w:val="center"/>
              <w:rPr>
                <w:color w:val="000000"/>
                <w:sz w:val="24"/>
                <w:szCs w:val="24"/>
              </w:rPr>
            </w:pPr>
            <w:r w:rsidDel="00000000" w:rsidR="00000000" w:rsidRPr="00000000">
              <w:rPr>
                <w:color w:val="000000"/>
                <w:sz w:val="24"/>
                <w:szCs w:val="24"/>
                <w:rtl w:val="0"/>
              </w:rPr>
              <w:t xml:space="preserve">1915</w:t>
            </w:r>
          </w:p>
        </w:tc>
        <w:tc>
          <w:tcPr>
            <w:shd w:fill="auto" w:val="clear"/>
            <w:vAlign w:val="center"/>
          </w:tcPr>
          <w:p w:rsidR="00000000" w:rsidDel="00000000" w:rsidP="00000000" w:rsidRDefault="00000000" w:rsidRPr="00000000" w14:paraId="000002D7">
            <w:pPr>
              <w:widowControl w:val="1"/>
              <w:spacing w:before="0" w:line="240" w:lineRule="auto"/>
              <w:jc w:val="center"/>
              <w:rPr>
                <w:color w:val="000000"/>
                <w:sz w:val="24"/>
                <w:szCs w:val="24"/>
              </w:rPr>
            </w:pPr>
            <w:r w:rsidDel="00000000" w:rsidR="00000000" w:rsidRPr="00000000">
              <w:rPr>
                <w:color w:val="000000"/>
                <w:sz w:val="24"/>
                <w:szCs w:val="24"/>
                <w:rtl w:val="0"/>
              </w:rPr>
              <w:t xml:space="preserve">1915</w:t>
            </w:r>
          </w:p>
        </w:tc>
        <w:tc>
          <w:tcPr>
            <w:shd w:fill="auto" w:val="clear"/>
            <w:vAlign w:val="center"/>
          </w:tcPr>
          <w:p w:rsidR="00000000" w:rsidDel="00000000" w:rsidP="00000000" w:rsidRDefault="00000000" w:rsidRPr="00000000" w14:paraId="000002D8">
            <w:pPr>
              <w:widowControl w:val="1"/>
              <w:spacing w:before="0" w:line="240" w:lineRule="auto"/>
              <w:jc w:val="center"/>
              <w:rPr>
                <w:color w:val="000000"/>
                <w:sz w:val="24"/>
                <w:szCs w:val="24"/>
              </w:rPr>
            </w:pPr>
            <w:r w:rsidDel="00000000" w:rsidR="00000000" w:rsidRPr="00000000">
              <w:rPr>
                <w:color w:val="000000"/>
                <w:sz w:val="24"/>
                <w:szCs w:val="24"/>
                <w:rtl w:val="0"/>
              </w:rPr>
              <w:t xml:space="preserve">IEA’s Energy Statistics Manual (OECD/IEA, 2004)</w:t>
            </w:r>
          </w:p>
        </w:tc>
        <w:tc>
          <w:tcPr>
            <w:shd w:fill="auto" w:val="clear"/>
            <w:vAlign w:val="center"/>
          </w:tcPr>
          <w:p w:rsidR="00000000" w:rsidDel="00000000" w:rsidP="00000000" w:rsidRDefault="00000000" w:rsidRPr="00000000" w14:paraId="000002D9">
            <w:pPr>
              <w:widowControl w:val="1"/>
              <w:spacing w:before="0" w:line="240" w:lineRule="auto"/>
              <w:jc w:val="center"/>
              <w:rPr>
                <w:color w:val="000000"/>
                <w:sz w:val="24"/>
                <w:szCs w:val="24"/>
              </w:rPr>
            </w:pPr>
            <w:r w:rsidDel="00000000" w:rsidR="00000000" w:rsidRPr="00000000">
              <w:rPr>
                <w:rtl w:val="0"/>
              </w:rPr>
            </w:r>
          </w:p>
        </w:tc>
      </w:tr>
    </w:tbl>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ulf46hjnyydq" w:id="58"/>
      <w:bookmarkEnd w:id="58"/>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III‑3. Giá trị nhiệt mặc định của từng loại nhiên liệu (NCV)</w:t>
      </w:r>
    </w:p>
    <w:tbl>
      <w:tblPr>
        <w:tblStyle w:val="Table13"/>
        <w:tblW w:w="9061.000000000002" w:type="dxa"/>
        <w:jc w:val="left"/>
        <w:tblLayout w:type="fixed"/>
        <w:tblLook w:val="0400"/>
      </w:tblPr>
      <w:tblGrid>
        <w:gridCol w:w="709"/>
        <w:gridCol w:w="3003"/>
        <w:gridCol w:w="2872"/>
        <w:gridCol w:w="2477"/>
        <w:tblGridChange w:id="0">
          <w:tblGrid>
            <w:gridCol w:w="709"/>
            <w:gridCol w:w="3003"/>
            <w:gridCol w:w="2872"/>
            <w:gridCol w:w="2477"/>
          </w:tblGrid>
        </w:tblGridChange>
      </w:tblGrid>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DC">
            <w:pPr>
              <w:spacing w:before="0" w:line="240" w:lineRule="auto"/>
              <w:jc w:val="center"/>
              <w:rPr>
                <w:b w:val="1"/>
                <w:bCs w:val="1"/>
                <w:color w:val="000000"/>
                <w:sz w:val="24"/>
                <w:szCs w:val="24"/>
              </w:rPr>
            </w:pPr>
            <w:r w:rsidDel="00000000" w:rsidR="00000000" w:rsidRPr="00000000">
              <w:rPr>
                <w:b w:val="1"/>
                <w:bCs w:val="1"/>
                <w:color w:val="000000"/>
                <w:sz w:val="24"/>
                <w:szCs w:val="24"/>
                <w:rtl w:val="0"/>
              </w:rPr>
              <w:t xml:space="preserve">STT</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DD">
            <w:pPr>
              <w:spacing w:before="0" w:line="240" w:lineRule="auto"/>
              <w:jc w:val="center"/>
              <w:rPr>
                <w:b w:val="1"/>
                <w:bCs w:val="1"/>
                <w:color w:val="000000"/>
                <w:sz w:val="24"/>
                <w:szCs w:val="24"/>
              </w:rPr>
            </w:pPr>
            <w:r w:rsidDel="00000000" w:rsidR="00000000" w:rsidRPr="00000000">
              <w:rPr>
                <w:b w:val="1"/>
                <w:bCs w:val="1"/>
                <w:color w:val="000000"/>
                <w:sz w:val="24"/>
                <w:szCs w:val="24"/>
                <w:rtl w:val="0"/>
              </w:rPr>
              <w:t xml:space="preserve">Nhiên liệu</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DE">
            <w:pPr>
              <w:spacing w:before="0" w:line="240" w:lineRule="auto"/>
              <w:jc w:val="center"/>
              <w:rPr>
                <w:b w:val="1"/>
                <w:bCs w:val="1"/>
                <w:color w:val="000000"/>
                <w:sz w:val="24"/>
                <w:szCs w:val="24"/>
              </w:rPr>
            </w:pPr>
            <w:r w:rsidDel="00000000" w:rsidR="00000000" w:rsidRPr="00000000">
              <w:rPr>
                <w:b w:val="1"/>
                <w:bCs w:val="1"/>
                <w:color w:val="000000"/>
                <w:sz w:val="24"/>
                <w:szCs w:val="24"/>
                <w:rtl w:val="0"/>
              </w:rPr>
              <w:t xml:space="preserve">Giá trị nhiệt trị</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DF">
            <w:pPr>
              <w:spacing w:before="0" w:line="240" w:lineRule="auto"/>
              <w:jc w:val="center"/>
              <w:rPr>
                <w:b w:val="1"/>
                <w:bCs w:val="1"/>
                <w:color w:val="000000"/>
                <w:sz w:val="24"/>
                <w:szCs w:val="24"/>
              </w:rPr>
            </w:pPr>
            <w:r w:rsidDel="00000000" w:rsidR="00000000" w:rsidRPr="00000000">
              <w:rPr>
                <w:b w:val="1"/>
                <w:bCs w:val="1"/>
                <w:color w:val="000000"/>
                <w:sz w:val="24"/>
                <w:szCs w:val="24"/>
                <w:rtl w:val="0"/>
              </w:rPr>
              <w:t xml:space="preserve">Đơn vị</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E1">
            <w:pPr>
              <w:spacing w:before="0" w:line="240" w:lineRule="auto"/>
              <w:jc w:val="left"/>
              <w:rPr>
                <w:color w:val="000000"/>
                <w:sz w:val="24"/>
                <w:szCs w:val="24"/>
              </w:rPr>
            </w:pPr>
            <w:r w:rsidDel="00000000" w:rsidR="00000000" w:rsidRPr="00000000">
              <w:rPr>
                <w:color w:val="000000"/>
                <w:sz w:val="24"/>
                <w:szCs w:val="24"/>
                <w:rtl w:val="0"/>
              </w:rPr>
              <w:t xml:space="preserve">Than antraxit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2">
            <w:pPr>
              <w:spacing w:before="0" w:line="240" w:lineRule="auto"/>
              <w:jc w:val="center"/>
              <w:rPr>
                <w:b w:val="1"/>
                <w:bCs w:val="1"/>
                <w:color w:val="000000"/>
                <w:sz w:val="24"/>
                <w:szCs w:val="24"/>
              </w:rPr>
            </w:pPr>
            <w:r w:rsidDel="00000000" w:rsidR="00000000" w:rsidRPr="00000000">
              <w:rPr>
                <w:color w:val="000000"/>
                <w:sz w:val="24"/>
                <w:szCs w:val="24"/>
                <w:rtl w:val="0"/>
              </w:rPr>
              <w:t xml:space="preserve">26,7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3">
            <w:pPr>
              <w:spacing w:before="0" w:line="240" w:lineRule="auto"/>
              <w:jc w:val="center"/>
              <w:rPr>
                <w:color w:val="000000"/>
                <w:sz w:val="24"/>
                <w:szCs w:val="24"/>
              </w:rPr>
            </w:pPr>
            <w:r w:rsidDel="00000000" w:rsidR="00000000" w:rsidRPr="00000000">
              <w:rPr>
                <w:color w:val="000000"/>
                <w:sz w:val="24"/>
                <w:szCs w:val="24"/>
                <w:rtl w:val="0"/>
              </w:rPr>
              <w:t xml:space="preserve">TJ/Gg</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E5">
            <w:pPr>
              <w:spacing w:before="0" w:line="240" w:lineRule="auto"/>
              <w:jc w:val="left"/>
              <w:rPr>
                <w:color w:val="000000"/>
                <w:sz w:val="24"/>
                <w:szCs w:val="24"/>
              </w:rPr>
            </w:pPr>
            <w:r w:rsidDel="00000000" w:rsidR="00000000" w:rsidRPr="00000000">
              <w:rPr>
                <w:color w:val="000000"/>
                <w:sz w:val="24"/>
                <w:szCs w:val="24"/>
                <w:rtl w:val="0"/>
              </w:rPr>
              <w:t xml:space="preserve">Than bitum khác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6">
            <w:pPr>
              <w:spacing w:before="0" w:line="240" w:lineRule="auto"/>
              <w:jc w:val="center"/>
              <w:rPr>
                <w:color w:val="000000"/>
                <w:sz w:val="24"/>
                <w:szCs w:val="24"/>
              </w:rPr>
            </w:pPr>
            <w:r w:rsidDel="00000000" w:rsidR="00000000" w:rsidRPr="00000000">
              <w:rPr>
                <w:color w:val="000000"/>
                <w:sz w:val="24"/>
                <w:szCs w:val="24"/>
                <w:rtl w:val="0"/>
              </w:rPr>
              <w:t xml:space="preserve">25,8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7">
            <w:pPr>
              <w:spacing w:before="0" w:line="240" w:lineRule="auto"/>
              <w:jc w:val="center"/>
              <w:rPr>
                <w:color w:val="000000"/>
                <w:sz w:val="24"/>
                <w:szCs w:val="24"/>
              </w:rPr>
            </w:pPr>
            <w:r w:rsidDel="00000000" w:rsidR="00000000" w:rsidRPr="00000000">
              <w:rPr>
                <w:color w:val="000000"/>
                <w:sz w:val="24"/>
                <w:szCs w:val="24"/>
                <w:rtl w:val="0"/>
              </w:rPr>
              <w:t xml:space="preserve">TJ/Gg</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E9">
            <w:pPr>
              <w:spacing w:before="0" w:line="240" w:lineRule="auto"/>
              <w:jc w:val="left"/>
              <w:rPr>
                <w:color w:val="000000"/>
                <w:sz w:val="24"/>
                <w:szCs w:val="24"/>
              </w:rPr>
            </w:pPr>
            <w:r w:rsidDel="00000000" w:rsidR="00000000" w:rsidRPr="00000000">
              <w:rPr>
                <w:color w:val="000000"/>
                <w:sz w:val="24"/>
                <w:szCs w:val="24"/>
                <w:rtl w:val="0"/>
              </w:rPr>
              <w:t xml:space="preserve">Than sub-bitum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A">
            <w:pPr>
              <w:spacing w:before="0" w:line="240" w:lineRule="auto"/>
              <w:jc w:val="center"/>
              <w:rPr>
                <w:b w:val="1"/>
                <w:bCs w:val="1"/>
                <w:color w:val="000000"/>
                <w:sz w:val="24"/>
                <w:szCs w:val="24"/>
              </w:rPr>
            </w:pPr>
            <w:r w:rsidDel="00000000" w:rsidR="00000000" w:rsidRPr="00000000">
              <w:rPr>
                <w:color w:val="000000"/>
                <w:sz w:val="24"/>
                <w:szCs w:val="24"/>
                <w:rtl w:val="0"/>
              </w:rPr>
              <w:t xml:space="preserve">18,9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B">
            <w:pPr>
              <w:spacing w:before="0" w:line="240" w:lineRule="auto"/>
              <w:jc w:val="center"/>
              <w:rPr>
                <w:color w:val="000000"/>
                <w:sz w:val="24"/>
                <w:szCs w:val="24"/>
              </w:rPr>
            </w:pPr>
            <w:r w:rsidDel="00000000" w:rsidR="00000000" w:rsidRPr="00000000">
              <w:rPr>
                <w:color w:val="000000"/>
                <w:sz w:val="24"/>
                <w:szCs w:val="24"/>
                <w:rtl w:val="0"/>
              </w:rPr>
              <w:t xml:space="preserve">TJ/Gg</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ED">
            <w:pPr>
              <w:spacing w:before="0" w:line="240" w:lineRule="auto"/>
              <w:jc w:val="left"/>
              <w:rPr>
                <w:color w:val="000000"/>
                <w:sz w:val="24"/>
                <w:szCs w:val="24"/>
              </w:rPr>
            </w:pPr>
            <w:r w:rsidDel="00000000" w:rsidR="00000000" w:rsidRPr="00000000">
              <w:rPr>
                <w:color w:val="000000"/>
                <w:sz w:val="24"/>
                <w:szCs w:val="24"/>
                <w:rtl w:val="0"/>
              </w:rPr>
              <w:t xml:space="preserve">Dầu DO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E">
            <w:pPr>
              <w:spacing w:before="0" w:line="240" w:lineRule="auto"/>
              <w:jc w:val="center"/>
              <w:rPr>
                <w:b w:val="1"/>
                <w:bCs w:val="1"/>
                <w:color w:val="000000"/>
                <w:sz w:val="24"/>
                <w:szCs w:val="24"/>
              </w:rPr>
            </w:pPr>
            <w:r w:rsidDel="00000000" w:rsidR="00000000" w:rsidRPr="00000000">
              <w:rPr>
                <w:color w:val="000000"/>
                <w:sz w:val="24"/>
                <w:szCs w:val="24"/>
                <w:rtl w:val="0"/>
              </w:rPr>
              <w:t xml:space="preserve">43,0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F">
            <w:pPr>
              <w:spacing w:before="0" w:line="240" w:lineRule="auto"/>
              <w:jc w:val="center"/>
              <w:rPr>
                <w:color w:val="000000"/>
                <w:sz w:val="24"/>
                <w:szCs w:val="24"/>
              </w:rPr>
            </w:pPr>
            <w:r w:rsidDel="00000000" w:rsidR="00000000" w:rsidRPr="00000000">
              <w:rPr>
                <w:color w:val="000000"/>
                <w:sz w:val="24"/>
                <w:szCs w:val="24"/>
                <w:rtl w:val="0"/>
              </w:rPr>
              <w:t xml:space="preserve">TJ/Gg</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F1">
            <w:pPr>
              <w:spacing w:before="0" w:line="240" w:lineRule="auto"/>
              <w:jc w:val="left"/>
              <w:rPr>
                <w:color w:val="000000"/>
                <w:sz w:val="24"/>
                <w:szCs w:val="24"/>
              </w:rPr>
            </w:pPr>
            <w:r w:rsidDel="00000000" w:rsidR="00000000" w:rsidRPr="00000000">
              <w:rPr>
                <w:color w:val="000000"/>
                <w:sz w:val="24"/>
                <w:szCs w:val="24"/>
                <w:rtl w:val="0"/>
              </w:rPr>
              <w:t xml:space="preserve">Dầu FO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2">
            <w:pPr>
              <w:spacing w:before="0" w:line="240" w:lineRule="auto"/>
              <w:jc w:val="center"/>
              <w:rPr>
                <w:b w:val="1"/>
                <w:bCs w:val="1"/>
                <w:color w:val="000000"/>
                <w:sz w:val="24"/>
                <w:szCs w:val="24"/>
              </w:rPr>
            </w:pPr>
            <w:r w:rsidDel="00000000" w:rsidR="00000000" w:rsidRPr="00000000">
              <w:rPr>
                <w:color w:val="000000"/>
                <w:sz w:val="24"/>
                <w:szCs w:val="24"/>
                <w:rtl w:val="0"/>
              </w:rPr>
              <w:t xml:space="preserve">40,4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3">
            <w:pPr>
              <w:spacing w:before="0" w:line="240" w:lineRule="auto"/>
              <w:jc w:val="center"/>
              <w:rPr>
                <w:color w:val="000000"/>
                <w:sz w:val="24"/>
                <w:szCs w:val="24"/>
              </w:rPr>
            </w:pPr>
            <w:r w:rsidDel="00000000" w:rsidR="00000000" w:rsidRPr="00000000">
              <w:rPr>
                <w:color w:val="000000"/>
                <w:sz w:val="24"/>
                <w:szCs w:val="24"/>
                <w:rtl w:val="0"/>
              </w:rPr>
              <w:t xml:space="preserve">TJ/Gg</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F5">
            <w:pPr>
              <w:spacing w:before="0" w:line="240" w:lineRule="auto"/>
              <w:jc w:val="left"/>
              <w:rPr>
                <w:color w:val="000000"/>
                <w:sz w:val="24"/>
                <w:szCs w:val="24"/>
              </w:rPr>
            </w:pPr>
            <w:r w:rsidDel="00000000" w:rsidR="00000000" w:rsidRPr="00000000">
              <w:rPr>
                <w:color w:val="000000"/>
                <w:sz w:val="24"/>
                <w:szCs w:val="24"/>
                <w:rtl w:val="0"/>
              </w:rPr>
              <w:t xml:space="preserve">Dầu hỏa (parafin)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6">
            <w:pPr>
              <w:spacing w:before="0" w:line="240" w:lineRule="auto"/>
              <w:jc w:val="center"/>
              <w:rPr>
                <w:b w:val="1"/>
                <w:bCs w:val="1"/>
                <w:color w:val="000000"/>
                <w:sz w:val="24"/>
                <w:szCs w:val="24"/>
              </w:rPr>
            </w:pPr>
            <w:r w:rsidDel="00000000" w:rsidR="00000000" w:rsidRPr="00000000">
              <w:rPr>
                <w:color w:val="000000"/>
                <w:sz w:val="24"/>
                <w:szCs w:val="24"/>
                <w:rtl w:val="0"/>
              </w:rPr>
              <w:t xml:space="preserve">40,2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7">
            <w:pPr>
              <w:spacing w:before="0" w:line="240" w:lineRule="auto"/>
              <w:jc w:val="center"/>
              <w:rPr>
                <w:color w:val="000000"/>
                <w:sz w:val="24"/>
                <w:szCs w:val="24"/>
              </w:rPr>
            </w:pPr>
            <w:r w:rsidDel="00000000" w:rsidR="00000000" w:rsidRPr="00000000">
              <w:rPr>
                <w:color w:val="000000"/>
                <w:sz w:val="24"/>
                <w:szCs w:val="24"/>
                <w:rtl w:val="0"/>
              </w:rPr>
              <w:t xml:space="preserve">TJ/Gg</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F9">
            <w:pPr>
              <w:spacing w:before="0" w:line="240" w:lineRule="auto"/>
              <w:jc w:val="left"/>
              <w:rPr>
                <w:color w:val="000000"/>
                <w:sz w:val="24"/>
                <w:szCs w:val="24"/>
              </w:rPr>
            </w:pPr>
            <w:r w:rsidDel="00000000" w:rsidR="00000000" w:rsidRPr="00000000">
              <w:rPr>
                <w:color w:val="000000"/>
                <w:sz w:val="24"/>
                <w:szCs w:val="24"/>
                <w:rtl w:val="0"/>
              </w:rPr>
              <w:t xml:space="preserve">Xăng A95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A">
            <w:pPr>
              <w:spacing w:before="0" w:line="240" w:lineRule="auto"/>
              <w:jc w:val="center"/>
              <w:rPr>
                <w:b w:val="1"/>
                <w:bCs w:val="1"/>
                <w:color w:val="000000"/>
                <w:sz w:val="24"/>
                <w:szCs w:val="24"/>
              </w:rPr>
            </w:pPr>
            <w:r w:rsidDel="00000000" w:rsidR="00000000" w:rsidRPr="00000000">
              <w:rPr>
                <w:color w:val="000000"/>
                <w:sz w:val="24"/>
                <w:szCs w:val="24"/>
                <w:rtl w:val="0"/>
              </w:rPr>
              <w:t xml:space="preserve">44,3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B">
            <w:pPr>
              <w:spacing w:before="0" w:line="240" w:lineRule="auto"/>
              <w:jc w:val="center"/>
              <w:rPr>
                <w:color w:val="000000"/>
                <w:sz w:val="24"/>
                <w:szCs w:val="24"/>
              </w:rPr>
            </w:pPr>
            <w:r w:rsidDel="00000000" w:rsidR="00000000" w:rsidRPr="00000000">
              <w:rPr>
                <w:color w:val="000000"/>
                <w:sz w:val="24"/>
                <w:szCs w:val="24"/>
                <w:rtl w:val="0"/>
              </w:rPr>
              <w:t xml:space="preserve">TJ/Gg</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FD">
            <w:pPr>
              <w:spacing w:before="0" w:line="240" w:lineRule="auto"/>
              <w:jc w:val="left"/>
              <w:rPr>
                <w:color w:val="000000"/>
                <w:sz w:val="24"/>
                <w:szCs w:val="24"/>
              </w:rPr>
            </w:pPr>
            <w:r w:rsidDel="00000000" w:rsidR="00000000" w:rsidRPr="00000000">
              <w:rPr>
                <w:color w:val="000000"/>
                <w:sz w:val="24"/>
                <w:szCs w:val="24"/>
                <w:rtl w:val="0"/>
              </w:rPr>
              <w:t xml:space="preserve">Xăng A92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E">
            <w:pPr>
              <w:spacing w:before="0" w:line="240" w:lineRule="auto"/>
              <w:jc w:val="center"/>
              <w:rPr>
                <w:b w:val="1"/>
                <w:bCs w:val="1"/>
                <w:color w:val="000000"/>
                <w:sz w:val="24"/>
                <w:szCs w:val="24"/>
              </w:rPr>
            </w:pPr>
            <w:r w:rsidDel="00000000" w:rsidR="00000000" w:rsidRPr="00000000">
              <w:rPr>
                <w:color w:val="000000"/>
                <w:sz w:val="24"/>
                <w:szCs w:val="24"/>
                <w:rtl w:val="0"/>
              </w:rPr>
              <w:t xml:space="preserve">44,3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F">
            <w:pPr>
              <w:spacing w:before="0" w:line="240" w:lineRule="auto"/>
              <w:jc w:val="center"/>
              <w:rPr>
                <w:b w:val="1"/>
                <w:bCs w:val="1"/>
                <w:color w:val="000000"/>
                <w:sz w:val="24"/>
                <w:szCs w:val="24"/>
              </w:rPr>
            </w:pPr>
            <w:r w:rsidDel="00000000" w:rsidR="00000000" w:rsidRPr="00000000">
              <w:rPr>
                <w:color w:val="000000"/>
                <w:sz w:val="24"/>
                <w:szCs w:val="24"/>
                <w:rtl w:val="0"/>
              </w:rPr>
              <w:t xml:space="preserve">TJ/Gg</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01">
            <w:pPr>
              <w:spacing w:before="0" w:line="240" w:lineRule="auto"/>
              <w:jc w:val="left"/>
              <w:rPr>
                <w:color w:val="000000"/>
                <w:sz w:val="24"/>
                <w:szCs w:val="24"/>
              </w:rPr>
            </w:pPr>
            <w:r w:rsidDel="00000000" w:rsidR="00000000" w:rsidRPr="00000000">
              <w:rPr>
                <w:color w:val="000000"/>
                <w:sz w:val="24"/>
                <w:szCs w:val="24"/>
                <w:rtl w:val="0"/>
              </w:rPr>
              <w:t xml:space="preserve">Xăng 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2">
            <w:pPr>
              <w:spacing w:before="0" w:line="240" w:lineRule="auto"/>
              <w:jc w:val="center"/>
              <w:rPr>
                <w:b w:val="1"/>
                <w:bCs w:val="1"/>
                <w:color w:val="000000"/>
                <w:sz w:val="24"/>
                <w:szCs w:val="24"/>
              </w:rPr>
            </w:pPr>
            <w:r w:rsidDel="00000000" w:rsidR="00000000" w:rsidRPr="00000000">
              <w:rPr>
                <w:color w:val="000000"/>
                <w:sz w:val="24"/>
                <w:szCs w:val="24"/>
                <w:rtl w:val="0"/>
              </w:rPr>
              <w:t xml:space="preserve">43,4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3">
            <w:pPr>
              <w:spacing w:before="0" w:line="240" w:lineRule="auto"/>
              <w:jc w:val="center"/>
              <w:rPr>
                <w:b w:val="1"/>
                <w:bCs w:val="1"/>
                <w:color w:val="000000"/>
                <w:sz w:val="24"/>
                <w:szCs w:val="24"/>
              </w:rPr>
            </w:pPr>
            <w:r w:rsidDel="00000000" w:rsidR="00000000" w:rsidRPr="00000000">
              <w:rPr>
                <w:color w:val="000000"/>
                <w:sz w:val="24"/>
                <w:szCs w:val="24"/>
                <w:rtl w:val="0"/>
              </w:rPr>
              <w:t xml:space="preserve">TJ/Gg</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05">
            <w:pPr>
              <w:spacing w:before="0" w:line="240" w:lineRule="auto"/>
              <w:jc w:val="left"/>
              <w:rPr>
                <w:color w:val="000000"/>
                <w:sz w:val="24"/>
                <w:szCs w:val="24"/>
              </w:rPr>
            </w:pPr>
            <w:r w:rsidDel="00000000" w:rsidR="00000000" w:rsidRPr="00000000">
              <w:rPr>
                <w:color w:val="000000"/>
                <w:sz w:val="24"/>
                <w:szCs w:val="24"/>
                <w:rtl w:val="0"/>
              </w:rPr>
              <w:t xml:space="preserve">Khí tự nhiên, 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6">
            <w:pPr>
              <w:spacing w:before="0" w:line="240" w:lineRule="auto"/>
              <w:jc w:val="center"/>
              <w:rPr>
                <w:b w:val="1"/>
                <w:bCs w:val="1"/>
                <w:color w:val="000000"/>
                <w:sz w:val="24"/>
                <w:szCs w:val="24"/>
              </w:rPr>
            </w:pPr>
            <w:r w:rsidDel="00000000" w:rsidR="00000000" w:rsidRPr="00000000">
              <w:rPr>
                <w:color w:val="000000"/>
                <w:sz w:val="24"/>
                <w:szCs w:val="24"/>
                <w:rtl w:val="0"/>
              </w:rPr>
              <w:t xml:space="preserve">48,0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7">
            <w:pPr>
              <w:spacing w:before="0" w:line="240" w:lineRule="auto"/>
              <w:jc w:val="center"/>
              <w:rPr>
                <w:b w:val="1"/>
                <w:bCs w:val="1"/>
                <w:color w:val="000000"/>
                <w:sz w:val="24"/>
                <w:szCs w:val="24"/>
              </w:rPr>
            </w:pPr>
            <w:r w:rsidDel="00000000" w:rsidR="00000000" w:rsidRPr="00000000">
              <w:rPr>
                <w:color w:val="000000"/>
                <w:sz w:val="24"/>
                <w:szCs w:val="24"/>
                <w:rtl w:val="0"/>
              </w:rPr>
              <w:t xml:space="preserve">TJ/Gg</w:t>
            </w:r>
            <w:r w:rsidDel="00000000" w:rsidR="00000000" w:rsidRPr="00000000">
              <w:rPr>
                <w:rtl w:val="0"/>
              </w:rPr>
            </w:r>
          </w:p>
        </w:tc>
      </w:tr>
      <w:tr>
        <w:trPr>
          <w:cantSplit w:val="0"/>
          <w:trHeight w:val="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09">
            <w:pPr>
              <w:spacing w:before="0" w:line="240" w:lineRule="auto"/>
              <w:jc w:val="left"/>
              <w:rPr>
                <w:color w:val="000000"/>
                <w:sz w:val="24"/>
                <w:szCs w:val="24"/>
              </w:rPr>
            </w:pPr>
            <w:r w:rsidDel="00000000" w:rsidR="00000000" w:rsidRPr="00000000">
              <w:rPr>
                <w:color w:val="000000"/>
                <w:sz w:val="24"/>
                <w:szCs w:val="24"/>
                <w:rtl w:val="0"/>
              </w:rPr>
              <w:t xml:space="preserve">Khí tự nhiên hóa lỏng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A">
            <w:pPr>
              <w:spacing w:before="0" w:line="240" w:lineRule="auto"/>
              <w:jc w:val="center"/>
              <w:rPr>
                <w:b w:val="1"/>
                <w:bCs w:val="1"/>
                <w:color w:val="000000"/>
                <w:sz w:val="24"/>
                <w:szCs w:val="24"/>
              </w:rPr>
            </w:pPr>
            <w:r w:rsidDel="00000000" w:rsidR="00000000" w:rsidRPr="00000000">
              <w:rPr>
                <w:color w:val="000000"/>
                <w:sz w:val="24"/>
                <w:szCs w:val="24"/>
                <w:rtl w:val="0"/>
              </w:rPr>
              <w:t xml:space="preserve">44,2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B">
            <w:pPr>
              <w:spacing w:before="0" w:line="240" w:lineRule="auto"/>
              <w:jc w:val="center"/>
              <w:rPr>
                <w:color w:val="000000"/>
                <w:sz w:val="24"/>
                <w:szCs w:val="24"/>
              </w:rPr>
            </w:pPr>
            <w:r w:rsidDel="00000000" w:rsidR="00000000" w:rsidRPr="00000000">
              <w:rPr>
                <w:color w:val="000000"/>
                <w:sz w:val="24"/>
                <w:szCs w:val="24"/>
                <w:rtl w:val="0"/>
              </w:rPr>
              <w:t xml:space="preserve">TJ/Gg</w:t>
            </w:r>
          </w:p>
        </w:tc>
      </w:tr>
      <w:tr>
        <w:trPr>
          <w:cantSplit w:val="0"/>
          <w:trHeight w:val="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0D">
            <w:pPr>
              <w:spacing w:before="0" w:line="240" w:lineRule="auto"/>
              <w:jc w:val="left"/>
              <w:rPr>
                <w:color w:val="000000"/>
                <w:sz w:val="24"/>
                <w:szCs w:val="24"/>
              </w:rPr>
            </w:pPr>
            <w:r w:rsidDel="00000000" w:rsidR="00000000" w:rsidRPr="00000000">
              <w:rPr>
                <w:color w:val="000000"/>
                <w:sz w:val="24"/>
                <w:szCs w:val="24"/>
                <w:rtl w:val="0"/>
              </w:rPr>
              <w:t xml:space="preserve">Khí nhiên liệu, RG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E">
            <w:pPr>
              <w:spacing w:before="0" w:line="240" w:lineRule="auto"/>
              <w:jc w:val="center"/>
              <w:rPr>
                <w:b w:val="1"/>
                <w:bCs w:val="1"/>
                <w:color w:val="000000"/>
                <w:sz w:val="24"/>
                <w:szCs w:val="24"/>
              </w:rPr>
            </w:pPr>
            <w:r w:rsidDel="00000000" w:rsidR="00000000" w:rsidRPr="00000000">
              <w:rPr>
                <w:color w:val="000000"/>
                <w:sz w:val="24"/>
                <w:szCs w:val="24"/>
                <w:rtl w:val="0"/>
              </w:rPr>
              <w:t xml:space="preserve">49,5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F">
            <w:pPr>
              <w:spacing w:before="0" w:line="240" w:lineRule="auto"/>
              <w:jc w:val="center"/>
              <w:rPr>
                <w:color w:val="000000"/>
                <w:sz w:val="24"/>
                <w:szCs w:val="24"/>
              </w:rPr>
            </w:pPr>
            <w:r w:rsidDel="00000000" w:rsidR="00000000" w:rsidRPr="00000000">
              <w:rPr>
                <w:color w:val="000000"/>
                <w:sz w:val="24"/>
                <w:szCs w:val="24"/>
                <w:rtl w:val="0"/>
              </w:rPr>
              <w:t xml:space="preserve">TJ/Gg</w:t>
            </w:r>
          </w:p>
        </w:tc>
      </w:tr>
      <w:tr>
        <w:trPr>
          <w:cantSplit w:val="0"/>
          <w:trHeight w:val="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11">
            <w:pPr>
              <w:spacing w:before="0" w:line="240" w:lineRule="auto"/>
              <w:jc w:val="left"/>
              <w:rPr>
                <w:color w:val="000000"/>
                <w:sz w:val="24"/>
                <w:szCs w:val="24"/>
              </w:rPr>
            </w:pPr>
            <w:r w:rsidDel="00000000" w:rsidR="00000000" w:rsidRPr="00000000">
              <w:rPr>
                <w:color w:val="000000"/>
                <w:sz w:val="24"/>
                <w:szCs w:val="24"/>
                <w:rtl w:val="0"/>
              </w:rPr>
              <w:t xml:space="preserve">Khí hóa lỏng, LPG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2">
            <w:pPr>
              <w:spacing w:before="0" w:line="240" w:lineRule="auto"/>
              <w:jc w:val="center"/>
              <w:rPr>
                <w:b w:val="1"/>
                <w:bCs w:val="1"/>
                <w:color w:val="000000"/>
                <w:sz w:val="24"/>
                <w:szCs w:val="24"/>
              </w:rPr>
            </w:pPr>
            <w:r w:rsidDel="00000000" w:rsidR="00000000" w:rsidRPr="00000000">
              <w:rPr>
                <w:color w:val="000000"/>
                <w:sz w:val="24"/>
                <w:szCs w:val="24"/>
                <w:rtl w:val="0"/>
              </w:rPr>
              <w:t xml:space="preserve">47,3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3">
            <w:pPr>
              <w:spacing w:before="0" w:line="240" w:lineRule="auto"/>
              <w:jc w:val="center"/>
              <w:rPr>
                <w:color w:val="000000"/>
                <w:sz w:val="24"/>
                <w:szCs w:val="24"/>
              </w:rPr>
            </w:pPr>
            <w:r w:rsidDel="00000000" w:rsidR="00000000" w:rsidRPr="00000000">
              <w:rPr>
                <w:color w:val="000000"/>
                <w:sz w:val="24"/>
                <w:szCs w:val="24"/>
                <w:rtl w:val="0"/>
              </w:rPr>
              <w:t xml:space="preserve">TJ/Gg</w:t>
            </w:r>
          </w:p>
        </w:tc>
      </w:tr>
      <w:tr>
        <w:trPr>
          <w:cantSplit w:val="0"/>
          <w:trHeight w:val="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15">
            <w:pPr>
              <w:spacing w:before="0" w:line="240" w:lineRule="auto"/>
              <w:jc w:val="left"/>
              <w:rPr>
                <w:color w:val="000000"/>
                <w:sz w:val="24"/>
                <w:szCs w:val="24"/>
              </w:rPr>
            </w:pPr>
            <w:r w:rsidDel="00000000" w:rsidR="00000000" w:rsidRPr="00000000">
              <w:rPr>
                <w:color w:val="000000"/>
                <w:sz w:val="24"/>
                <w:szCs w:val="24"/>
                <w:rtl w:val="0"/>
              </w:rPr>
              <w:t xml:space="preserve">Chất thải đô thị (phần phi sinh khối)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6">
            <w:pPr>
              <w:spacing w:before="0" w:line="240" w:lineRule="auto"/>
              <w:jc w:val="center"/>
              <w:rPr>
                <w:color w:val="000000"/>
                <w:sz w:val="24"/>
                <w:szCs w:val="24"/>
              </w:rPr>
            </w:pPr>
            <w:r w:rsidDel="00000000" w:rsidR="00000000" w:rsidRPr="00000000">
              <w:rPr>
                <w:color w:val="000000"/>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7">
            <w:pPr>
              <w:spacing w:before="0" w:line="240" w:lineRule="auto"/>
              <w:jc w:val="center"/>
              <w:rPr>
                <w:color w:val="000000"/>
                <w:sz w:val="24"/>
                <w:szCs w:val="24"/>
              </w:rPr>
            </w:pPr>
            <w:r w:rsidDel="00000000" w:rsidR="00000000" w:rsidRPr="00000000">
              <w:rPr>
                <w:color w:val="000000"/>
                <w:sz w:val="24"/>
                <w:szCs w:val="24"/>
                <w:rtl w:val="0"/>
              </w:rPr>
              <w:t xml:space="preserve">TJ/Gg</w:t>
            </w:r>
          </w:p>
        </w:tc>
      </w:tr>
      <w:tr>
        <w:trPr>
          <w:cantSplit w:val="0"/>
          <w:trHeight w:val="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19">
            <w:pPr>
              <w:spacing w:before="0" w:line="240" w:lineRule="auto"/>
              <w:jc w:val="left"/>
              <w:rPr>
                <w:color w:val="000000"/>
                <w:sz w:val="24"/>
                <w:szCs w:val="24"/>
              </w:rPr>
            </w:pPr>
            <w:r w:rsidDel="00000000" w:rsidR="00000000" w:rsidRPr="00000000">
              <w:rPr>
                <w:color w:val="000000"/>
                <w:sz w:val="24"/>
                <w:szCs w:val="24"/>
                <w:rtl w:val="0"/>
              </w:rPr>
              <w:t xml:space="preserve">Chất thải công nghiệp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A">
            <w:pPr>
              <w:spacing w:before="0" w:line="240" w:lineRule="auto"/>
              <w:jc w:val="center"/>
              <w:rPr>
                <w:color w:val="000000"/>
                <w:sz w:val="24"/>
                <w:szCs w:val="24"/>
              </w:rPr>
            </w:pPr>
            <w:r w:rsidDel="00000000" w:rsidR="00000000" w:rsidRPr="00000000">
              <w:rPr>
                <w:color w:val="000000"/>
                <w:sz w:val="24"/>
                <w:szCs w:val="24"/>
                <w:rtl w:val="0"/>
              </w:rPr>
              <w:t xml:space="preserve">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B">
            <w:pPr>
              <w:spacing w:before="0" w:line="240" w:lineRule="auto"/>
              <w:jc w:val="center"/>
              <w:rPr>
                <w:color w:val="000000"/>
                <w:sz w:val="24"/>
                <w:szCs w:val="24"/>
              </w:rPr>
            </w:pPr>
            <w:r w:rsidDel="00000000" w:rsidR="00000000" w:rsidRPr="00000000">
              <w:rPr>
                <w:color w:val="000000"/>
                <w:sz w:val="24"/>
                <w:szCs w:val="24"/>
                <w:rtl w:val="0"/>
              </w:rPr>
              <w:t xml:space="preserve">TJ/Gg</w:t>
            </w:r>
          </w:p>
        </w:tc>
      </w:tr>
      <w:tr>
        <w:trPr>
          <w:cantSplit w:val="0"/>
          <w:trHeight w:val="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1D">
            <w:pPr>
              <w:spacing w:before="0" w:line="240" w:lineRule="auto"/>
              <w:jc w:val="left"/>
              <w:rPr>
                <w:color w:val="000000"/>
                <w:sz w:val="24"/>
                <w:szCs w:val="24"/>
              </w:rPr>
            </w:pPr>
            <w:r w:rsidDel="00000000" w:rsidR="00000000" w:rsidRPr="00000000">
              <w:rPr>
                <w:color w:val="000000"/>
                <w:sz w:val="24"/>
                <w:szCs w:val="24"/>
                <w:rtl w:val="0"/>
              </w:rPr>
              <w:t xml:space="preserve">Gỗ, củi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E">
            <w:pPr>
              <w:spacing w:before="0" w:line="240" w:lineRule="auto"/>
              <w:jc w:val="center"/>
              <w:rPr>
                <w:b w:val="1"/>
                <w:bCs w:val="1"/>
                <w:color w:val="000000"/>
                <w:sz w:val="24"/>
                <w:szCs w:val="24"/>
              </w:rPr>
            </w:pPr>
            <w:r w:rsidDel="00000000" w:rsidR="00000000" w:rsidRPr="00000000">
              <w:rPr>
                <w:color w:val="000000"/>
                <w:sz w:val="24"/>
                <w:szCs w:val="24"/>
                <w:rtl w:val="0"/>
              </w:rPr>
              <w:t xml:space="preserve">15,6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F">
            <w:pPr>
              <w:spacing w:before="0" w:line="240" w:lineRule="auto"/>
              <w:jc w:val="center"/>
              <w:rPr>
                <w:color w:val="000000"/>
                <w:sz w:val="24"/>
                <w:szCs w:val="24"/>
              </w:rPr>
            </w:pPr>
            <w:r w:rsidDel="00000000" w:rsidR="00000000" w:rsidRPr="00000000">
              <w:rPr>
                <w:color w:val="000000"/>
                <w:sz w:val="24"/>
                <w:szCs w:val="24"/>
                <w:rtl w:val="0"/>
              </w:rPr>
              <w:t xml:space="preserve">TJ/Gg</w:t>
            </w:r>
          </w:p>
        </w:tc>
      </w:tr>
      <w:tr>
        <w:trPr>
          <w:cantSplit w:val="0"/>
          <w:trHeight w:val="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21">
            <w:pPr>
              <w:spacing w:before="0" w:line="240" w:lineRule="auto"/>
              <w:jc w:val="left"/>
              <w:rPr>
                <w:color w:val="000000"/>
                <w:sz w:val="24"/>
                <w:szCs w:val="24"/>
              </w:rPr>
            </w:pPr>
            <w:r w:rsidDel="00000000" w:rsidR="00000000" w:rsidRPr="00000000">
              <w:rPr>
                <w:color w:val="000000"/>
                <w:sz w:val="24"/>
                <w:szCs w:val="24"/>
                <w:rtl w:val="0"/>
              </w:rPr>
              <w:t xml:space="preserve">Gỗ nén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2">
            <w:pPr>
              <w:spacing w:before="0" w:line="240" w:lineRule="auto"/>
              <w:jc w:val="center"/>
              <w:rPr>
                <w:b w:val="1"/>
                <w:bCs w:val="1"/>
                <w:color w:val="000000"/>
                <w:sz w:val="24"/>
                <w:szCs w:val="24"/>
              </w:rPr>
            </w:pPr>
            <w:r w:rsidDel="00000000" w:rsidR="00000000" w:rsidRPr="00000000">
              <w:rPr>
                <w:color w:val="000000"/>
                <w:sz w:val="24"/>
                <w:szCs w:val="24"/>
                <w:rtl w:val="0"/>
              </w:rPr>
              <w:t xml:space="preserve">17,6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3">
            <w:pPr>
              <w:spacing w:before="0" w:line="240" w:lineRule="auto"/>
              <w:jc w:val="center"/>
              <w:rPr>
                <w:color w:val="000000"/>
                <w:sz w:val="24"/>
                <w:szCs w:val="24"/>
              </w:rPr>
            </w:pPr>
            <w:r w:rsidDel="00000000" w:rsidR="00000000" w:rsidRPr="00000000">
              <w:rPr>
                <w:color w:val="000000"/>
                <w:sz w:val="24"/>
                <w:szCs w:val="24"/>
                <w:rtl w:val="0"/>
              </w:rPr>
              <w:t xml:space="preserve">TJ/Gg</w:t>
            </w:r>
          </w:p>
        </w:tc>
      </w:tr>
      <w:tr>
        <w:trPr>
          <w:cantSplit w:val="0"/>
          <w:trHeight w:val="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25">
            <w:pPr>
              <w:spacing w:before="0" w:line="240" w:lineRule="auto"/>
              <w:jc w:val="left"/>
              <w:rPr>
                <w:color w:val="000000"/>
                <w:sz w:val="24"/>
                <w:szCs w:val="24"/>
              </w:rPr>
            </w:pPr>
            <w:r w:rsidDel="00000000" w:rsidR="00000000" w:rsidRPr="00000000">
              <w:rPr>
                <w:color w:val="000000"/>
                <w:sz w:val="24"/>
                <w:szCs w:val="24"/>
                <w:rtl w:val="0"/>
              </w:rPr>
              <w:t xml:space="preserve">Than củi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6">
            <w:pPr>
              <w:spacing w:before="0" w:line="240" w:lineRule="auto"/>
              <w:jc w:val="center"/>
              <w:rPr>
                <w:b w:val="1"/>
                <w:bCs w:val="1"/>
                <w:color w:val="000000"/>
                <w:sz w:val="24"/>
                <w:szCs w:val="24"/>
              </w:rPr>
            </w:pPr>
            <w:r w:rsidDel="00000000" w:rsidR="00000000" w:rsidRPr="00000000">
              <w:rPr>
                <w:color w:val="000000"/>
                <w:sz w:val="24"/>
                <w:szCs w:val="24"/>
                <w:rtl w:val="0"/>
              </w:rPr>
              <w:t xml:space="preserve">29,5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7">
            <w:pPr>
              <w:spacing w:before="0" w:line="240" w:lineRule="auto"/>
              <w:jc w:val="center"/>
              <w:rPr>
                <w:color w:val="000000"/>
                <w:sz w:val="24"/>
                <w:szCs w:val="24"/>
              </w:rPr>
            </w:pPr>
            <w:r w:rsidDel="00000000" w:rsidR="00000000" w:rsidRPr="00000000">
              <w:rPr>
                <w:color w:val="000000"/>
                <w:sz w:val="24"/>
                <w:szCs w:val="24"/>
                <w:rtl w:val="0"/>
              </w:rPr>
              <w:t xml:space="preserve">TJ/Gg</w:t>
            </w:r>
          </w:p>
        </w:tc>
      </w:tr>
      <w:tr>
        <w:trPr>
          <w:cantSplit w:val="0"/>
          <w:trHeight w:val="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29">
            <w:pPr>
              <w:spacing w:before="0" w:line="240" w:lineRule="auto"/>
              <w:jc w:val="left"/>
              <w:rPr>
                <w:color w:val="000000"/>
                <w:sz w:val="24"/>
                <w:szCs w:val="24"/>
              </w:rPr>
            </w:pPr>
            <w:r w:rsidDel="00000000" w:rsidR="00000000" w:rsidRPr="00000000">
              <w:rPr>
                <w:color w:val="000000"/>
                <w:sz w:val="24"/>
                <w:szCs w:val="24"/>
                <w:rtl w:val="0"/>
              </w:rPr>
              <w:t xml:space="preserve">Trấu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A">
            <w:pPr>
              <w:spacing w:before="0" w:line="240" w:lineRule="auto"/>
              <w:jc w:val="center"/>
              <w:rPr>
                <w:b w:val="1"/>
                <w:bCs w:val="1"/>
                <w:color w:val="000000"/>
                <w:sz w:val="24"/>
                <w:szCs w:val="24"/>
              </w:rPr>
            </w:pPr>
            <w:r w:rsidDel="00000000" w:rsidR="00000000" w:rsidRPr="00000000">
              <w:rPr>
                <w:color w:val="000000"/>
                <w:sz w:val="24"/>
                <w:szCs w:val="24"/>
                <w:rtl w:val="0"/>
              </w:rPr>
              <w:t xml:space="preserve">12,7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B">
            <w:pPr>
              <w:spacing w:before="0" w:line="240" w:lineRule="auto"/>
              <w:jc w:val="center"/>
              <w:rPr>
                <w:color w:val="000000"/>
                <w:sz w:val="24"/>
                <w:szCs w:val="24"/>
              </w:rPr>
            </w:pPr>
            <w:r w:rsidDel="00000000" w:rsidR="00000000" w:rsidRPr="00000000">
              <w:rPr>
                <w:color w:val="000000"/>
                <w:sz w:val="24"/>
                <w:szCs w:val="24"/>
                <w:rtl w:val="0"/>
              </w:rPr>
              <w:t xml:space="preserve">TJ/Gg</w:t>
            </w:r>
          </w:p>
        </w:tc>
      </w:tr>
      <w:tr>
        <w:trPr>
          <w:cantSplit w:val="0"/>
          <w:trHeight w:val="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2D">
            <w:pPr>
              <w:spacing w:before="0" w:line="240" w:lineRule="auto"/>
              <w:jc w:val="left"/>
              <w:rPr>
                <w:color w:val="000000"/>
                <w:sz w:val="24"/>
                <w:szCs w:val="24"/>
              </w:rPr>
            </w:pPr>
            <w:r w:rsidDel="00000000" w:rsidR="00000000" w:rsidRPr="00000000">
              <w:rPr>
                <w:color w:val="000000"/>
                <w:sz w:val="24"/>
                <w:szCs w:val="24"/>
                <w:rtl w:val="0"/>
              </w:rPr>
              <w:t xml:space="preserve">Trấu nén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E">
            <w:pPr>
              <w:spacing w:before="0" w:line="240" w:lineRule="auto"/>
              <w:jc w:val="center"/>
              <w:rPr>
                <w:b w:val="1"/>
                <w:bCs w:val="1"/>
                <w:color w:val="000000"/>
                <w:sz w:val="24"/>
                <w:szCs w:val="24"/>
              </w:rPr>
            </w:pPr>
            <w:r w:rsidDel="00000000" w:rsidR="00000000" w:rsidRPr="00000000">
              <w:rPr>
                <w:color w:val="000000"/>
                <w:sz w:val="24"/>
                <w:szCs w:val="24"/>
                <w:rtl w:val="0"/>
              </w:rPr>
              <w:t xml:space="preserve">16,0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F">
            <w:pPr>
              <w:spacing w:before="0" w:line="240" w:lineRule="auto"/>
              <w:jc w:val="center"/>
              <w:rPr>
                <w:color w:val="000000"/>
                <w:sz w:val="24"/>
                <w:szCs w:val="24"/>
              </w:rPr>
            </w:pPr>
            <w:r w:rsidDel="00000000" w:rsidR="00000000" w:rsidRPr="00000000">
              <w:rPr>
                <w:color w:val="000000"/>
                <w:sz w:val="24"/>
                <w:szCs w:val="24"/>
                <w:rtl w:val="0"/>
              </w:rPr>
              <w:t xml:space="preserve">TJ/Gg</w:t>
            </w:r>
          </w:p>
        </w:tc>
      </w:tr>
      <w:tr>
        <w:trPr>
          <w:cantSplit w:val="0"/>
          <w:trHeight w:val="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31">
            <w:pPr>
              <w:spacing w:before="0" w:line="240" w:lineRule="auto"/>
              <w:jc w:val="left"/>
              <w:rPr>
                <w:color w:val="000000"/>
                <w:sz w:val="24"/>
                <w:szCs w:val="24"/>
              </w:rPr>
            </w:pPr>
            <w:r w:rsidDel="00000000" w:rsidR="00000000" w:rsidRPr="00000000">
              <w:rPr>
                <w:color w:val="000000"/>
                <w:sz w:val="24"/>
                <w:szCs w:val="24"/>
                <w:rtl w:val="0"/>
              </w:rPr>
              <w:t xml:space="preserve">Rơm rạ</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2">
            <w:pPr>
              <w:spacing w:before="0" w:line="240" w:lineRule="auto"/>
              <w:jc w:val="center"/>
              <w:rPr>
                <w:b w:val="1"/>
                <w:bCs w:val="1"/>
                <w:color w:val="000000"/>
                <w:sz w:val="24"/>
                <w:szCs w:val="24"/>
              </w:rPr>
            </w:pPr>
            <w:r w:rsidDel="00000000" w:rsidR="00000000" w:rsidRPr="00000000">
              <w:rPr>
                <w:color w:val="000000"/>
                <w:sz w:val="24"/>
                <w:szCs w:val="24"/>
                <w:rtl w:val="0"/>
              </w:rPr>
              <w:t xml:space="preserve">12,6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3">
            <w:pPr>
              <w:spacing w:before="0" w:line="240" w:lineRule="auto"/>
              <w:jc w:val="center"/>
              <w:rPr>
                <w:color w:val="000000"/>
                <w:sz w:val="24"/>
                <w:szCs w:val="24"/>
              </w:rPr>
            </w:pPr>
            <w:r w:rsidDel="00000000" w:rsidR="00000000" w:rsidRPr="00000000">
              <w:rPr>
                <w:color w:val="000000"/>
                <w:sz w:val="24"/>
                <w:szCs w:val="24"/>
                <w:rtl w:val="0"/>
              </w:rPr>
              <w:t xml:space="preserve">TJ/Gg</w:t>
            </w:r>
          </w:p>
        </w:tc>
      </w:tr>
      <w:tr>
        <w:trPr>
          <w:cantSplit w:val="0"/>
          <w:trHeight w:val="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35">
            <w:pPr>
              <w:spacing w:before="0" w:line="240" w:lineRule="auto"/>
              <w:jc w:val="left"/>
              <w:rPr>
                <w:color w:val="000000"/>
                <w:sz w:val="24"/>
                <w:szCs w:val="24"/>
              </w:rPr>
            </w:pPr>
            <w:r w:rsidDel="00000000" w:rsidR="00000000" w:rsidRPr="00000000">
              <w:rPr>
                <w:color w:val="000000"/>
                <w:sz w:val="24"/>
                <w:szCs w:val="24"/>
                <w:rtl w:val="0"/>
              </w:rPr>
              <w:t xml:space="preserve">Sinh khối rắn khác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6">
            <w:pPr>
              <w:spacing w:before="0" w:line="240" w:lineRule="auto"/>
              <w:jc w:val="center"/>
              <w:rPr>
                <w:color w:val="000000"/>
                <w:sz w:val="24"/>
                <w:szCs w:val="24"/>
              </w:rPr>
            </w:pPr>
            <w:r w:rsidDel="00000000" w:rsidR="00000000" w:rsidRPr="00000000">
              <w:rPr>
                <w:color w:val="000000"/>
                <w:sz w:val="24"/>
                <w:szCs w:val="24"/>
                <w:rtl w:val="0"/>
              </w:rPr>
              <w:t xml:space="preserve">11,6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7">
            <w:pPr>
              <w:spacing w:before="0" w:line="240" w:lineRule="auto"/>
              <w:jc w:val="center"/>
              <w:rPr>
                <w:color w:val="000000"/>
                <w:sz w:val="24"/>
                <w:szCs w:val="24"/>
              </w:rPr>
            </w:pPr>
            <w:r w:rsidDel="00000000" w:rsidR="00000000" w:rsidRPr="00000000">
              <w:rPr>
                <w:color w:val="000000"/>
                <w:sz w:val="24"/>
                <w:szCs w:val="24"/>
                <w:rtl w:val="0"/>
              </w:rPr>
              <w:t xml:space="preserve">TJ/Gg</w:t>
            </w:r>
          </w:p>
        </w:tc>
      </w:tr>
    </w:tbl>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Nguồn: Chương 1, phần 2, IPCC 2006</w:t>
      </w:r>
    </w:p>
    <w:p w:rsidR="00000000" w:rsidDel="00000000" w:rsidP="00000000" w:rsidRDefault="00000000" w:rsidRPr="00000000" w14:paraId="00000339">
      <w:pPr>
        <w:pStyle w:val="Heading2"/>
        <w:numPr>
          <w:ilvl w:val="1"/>
          <w:numId w:val="1"/>
        </w:numPr>
        <w:ind w:left="0" w:firstLine="0"/>
        <w:rPr>
          <w:rFonts w:ascii="Times New Roman" w:cs="Times New Roman" w:eastAsia="Times New Roman" w:hAnsi="Times New Roman"/>
          <w:sz w:val="26"/>
          <w:szCs w:val="26"/>
          <w:u w:val="none"/>
        </w:rPr>
      </w:pPr>
      <w:bookmarkStart w:colFirst="0" w:colLast="0" w:name="_msxebvcbtocu" w:id="59"/>
      <w:bookmarkEnd w:id="59"/>
      <w:r w:rsidDel="00000000" w:rsidR="00000000" w:rsidRPr="00000000">
        <w:rPr>
          <w:rFonts w:ascii="Times New Roman" w:cs="Times New Roman" w:eastAsia="Times New Roman" w:hAnsi="Times New Roman"/>
          <w:sz w:val="26"/>
          <w:szCs w:val="26"/>
          <w:rtl w:val="0"/>
        </w:rPr>
        <w:t xml:space="preserve">Số liệu hoạt động và hệ số </w:t>
      </w:r>
      <w:r w:rsidDel="00000000" w:rsidR="00000000" w:rsidRPr="00000000">
        <w:rPr>
          <w:rFonts w:ascii="Times New Roman" w:cs="Times New Roman" w:eastAsia="Times New Roman" w:hAnsi="Times New Roman"/>
          <w:sz w:val="26"/>
          <w:szCs w:val="26"/>
          <w:u w:val="none"/>
          <w:rtl w:val="0"/>
        </w:rPr>
        <w:t xml:space="preserve">phát thải</w:t>
      </w:r>
    </w:p>
    <w:p w:rsidR="00000000" w:rsidDel="00000000" w:rsidP="00000000" w:rsidRDefault="00000000" w:rsidRPr="00000000" w14:paraId="0000033A">
      <w:pPr>
        <w:pStyle w:val="Heading3"/>
        <w:numPr>
          <w:ilvl w:val="2"/>
          <w:numId w:val="1"/>
        </w:numPr>
        <w:ind w:left="0" w:firstLine="0"/>
        <w:rPr/>
      </w:pPr>
      <w:bookmarkStart w:colFirst="0" w:colLast="0" w:name="_vbkad91zq5en" w:id="60"/>
      <w:bookmarkEnd w:id="60"/>
      <w:r w:rsidDel="00000000" w:rsidR="00000000" w:rsidRPr="00000000">
        <w:rPr>
          <w:rtl w:val="0"/>
        </w:rPr>
        <w:t xml:space="preserve">Số liệu hoạt động</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liệu hoạt động (SLHĐ) là các số liệu về tiêu thụ nhiên liệu, nguyên liệu, tiêu thụ điện và khối lượng nạp môi chất lạnh, khối lượng nước thải sử dụng trong kiểm kê KNK cho năm 2024 của cơ sở “</w:t>
      </w:r>
      <w:r w:rsidDel="00000000" w:rsidR="00000000" w:rsidRPr="00000000">
        <w:rPr>
          <w:rtl w:val="0"/>
        </w:rPr>
        <w:t xml:space="preserve">Nhà máy ABC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được thu thập và tổng hợp từ các phòng Tổ chức hành chính, phòng An toàn Môi trường, phòng Tài chính Kế toán, phòng Vận hành và phòng</w:t>
      </w:r>
      <w:del w:author="LINH Cao Thuy" w:id="171" w:date="2025-03-17T14:41: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delText xml:space="preserve"> bảo</w:delText>
        </w:r>
      </w:del>
      <w:ins w:author="LINH Cao Thuy" w:id="171" w:date="2025-03-17T14:41:0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Bảo</w:t>
        </w:r>
      </w:in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trì theo số liệu quyết toán năm 2024 từ các hoá đơn mua bán, số liệu nhập kho, xuất kho các loại nhiên liệu, hoá đơn tiêu thụ, giấy thông báo tiền điện, khối lượng nhập và xuất kho để nạp bổ sung các môi chất lạnh; khối lượng nước thải phát sinh trong năm 2024. Chi tiết về số liệu hoạt động từ các nguồn phát thải sử dụng trong kiểm kê KNK của cơ sở được trình bày trong các bảng dưới đây.</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kgbqe7sthyo4" w:id="61"/>
      <w:bookmarkEnd w:id="61"/>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III‑4. SLHĐ từ các hoạt động đốt nhiên liệu</w:t>
      </w:r>
    </w:p>
    <w:tbl>
      <w:tblPr>
        <w:tblStyle w:val="Table14"/>
        <w:tblW w:w="90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1"/>
        <w:gridCol w:w="1415"/>
        <w:gridCol w:w="1278"/>
        <w:gridCol w:w="1417"/>
        <w:gridCol w:w="1276"/>
        <w:gridCol w:w="1694"/>
        <w:tblGridChange w:id="0">
          <w:tblGrid>
            <w:gridCol w:w="1981"/>
            <w:gridCol w:w="1415"/>
            <w:gridCol w:w="1278"/>
            <w:gridCol w:w="1417"/>
            <w:gridCol w:w="1276"/>
            <w:gridCol w:w="1694"/>
          </w:tblGrid>
        </w:tblGridChange>
      </w:tblGrid>
      <w:tr>
        <w:trPr>
          <w:cantSplit w:val="0"/>
          <w:trHeight w:val="873" w:hRule="atLeast"/>
          <w:tblHeader w:val="0"/>
        </w:trPr>
        <w:tc>
          <w:tcPr>
            <w:vAlign w:val="center"/>
          </w:tcPr>
          <w:p w:rsidR="00000000" w:rsidDel="00000000" w:rsidP="00000000" w:rsidRDefault="00000000" w:rsidRPr="00000000" w14:paraId="0000033D">
            <w:pPr>
              <w:spacing w:before="0" w:line="240" w:lineRule="auto"/>
              <w:jc w:val="center"/>
              <w:rPr>
                <w:b w:val="1"/>
                <w:bCs w:val="1"/>
                <w:color w:val="000000"/>
                <w:sz w:val="24"/>
                <w:szCs w:val="24"/>
              </w:rPr>
            </w:pPr>
            <w:r w:rsidDel="00000000" w:rsidR="00000000" w:rsidRPr="00000000">
              <w:rPr>
                <w:b w:val="1"/>
                <w:bCs w:val="1"/>
                <w:color w:val="000000"/>
                <w:sz w:val="24"/>
                <w:szCs w:val="24"/>
                <w:highlight w:val="white"/>
                <w:rtl w:val="0"/>
              </w:rPr>
              <w:t xml:space="preserve">2024</w:t>
            </w:r>
            <w:r w:rsidDel="00000000" w:rsidR="00000000" w:rsidRPr="00000000">
              <w:rPr>
                <w:rtl w:val="0"/>
              </w:rPr>
            </w:r>
          </w:p>
        </w:tc>
        <w:tc>
          <w:tcPr>
            <w:vAlign w:val="center"/>
          </w:tcPr>
          <w:p w:rsidR="00000000" w:rsidDel="00000000" w:rsidP="00000000" w:rsidRDefault="00000000" w:rsidRPr="00000000" w14:paraId="0000033E">
            <w:pPr>
              <w:spacing w:before="0" w:line="240" w:lineRule="auto"/>
              <w:jc w:val="center"/>
              <w:rPr>
                <w:b w:val="1"/>
                <w:bCs w:val="1"/>
                <w:color w:val="000000"/>
                <w:sz w:val="24"/>
                <w:szCs w:val="24"/>
              </w:rPr>
            </w:pPr>
            <w:r w:rsidDel="00000000" w:rsidR="00000000" w:rsidRPr="00000000">
              <w:rPr>
                <w:b w:val="1"/>
                <w:bCs w:val="1"/>
                <w:color w:val="000000"/>
                <w:sz w:val="24"/>
                <w:szCs w:val="24"/>
                <w:highlight w:val="white"/>
                <w:rtl w:val="0"/>
              </w:rPr>
              <w:t xml:space="preserve">Than</w:t>
            </w:r>
            <w:r w:rsidDel="00000000" w:rsidR="00000000" w:rsidRPr="00000000">
              <w:rPr>
                <w:rtl w:val="0"/>
              </w:rPr>
            </w:r>
          </w:p>
          <w:p w:rsidR="00000000" w:rsidDel="00000000" w:rsidP="00000000" w:rsidRDefault="00000000" w:rsidRPr="00000000" w14:paraId="0000033F">
            <w:pPr>
              <w:spacing w:before="0" w:line="240" w:lineRule="auto"/>
              <w:jc w:val="center"/>
              <w:rPr>
                <w:b w:val="1"/>
                <w:bCs w:val="1"/>
                <w:color w:val="000000"/>
                <w:sz w:val="24"/>
                <w:szCs w:val="24"/>
                <w:highlight w:val="white"/>
              </w:rPr>
            </w:pPr>
            <w:r w:rsidDel="00000000" w:rsidR="00000000" w:rsidRPr="00000000">
              <w:rPr>
                <w:b w:val="1"/>
                <w:bCs w:val="1"/>
                <w:color w:val="000000"/>
                <w:sz w:val="24"/>
                <w:szCs w:val="24"/>
                <w:highlight w:val="white"/>
                <w:rtl w:val="0"/>
              </w:rPr>
              <w:t xml:space="preserve">sub-bitum</w:t>
            </w:r>
          </w:p>
        </w:tc>
        <w:tc>
          <w:tcPr>
            <w:vAlign w:val="center"/>
          </w:tcPr>
          <w:p w:rsidR="00000000" w:rsidDel="00000000" w:rsidP="00000000" w:rsidRDefault="00000000" w:rsidRPr="00000000" w14:paraId="00000340">
            <w:pPr>
              <w:spacing w:before="0" w:line="240" w:lineRule="auto"/>
              <w:jc w:val="center"/>
              <w:rPr>
                <w:b w:val="1"/>
                <w:bCs w:val="1"/>
                <w:color w:val="000000"/>
                <w:sz w:val="24"/>
                <w:szCs w:val="24"/>
              </w:rPr>
            </w:pPr>
            <w:r w:rsidDel="00000000" w:rsidR="00000000" w:rsidRPr="00000000">
              <w:rPr>
                <w:b w:val="1"/>
                <w:bCs w:val="1"/>
                <w:color w:val="000000"/>
                <w:sz w:val="24"/>
                <w:szCs w:val="24"/>
                <w:highlight w:val="white"/>
                <w:rtl w:val="0"/>
              </w:rPr>
              <w:t xml:space="preserve">Dầu</w:t>
            </w:r>
            <w:r w:rsidDel="00000000" w:rsidR="00000000" w:rsidRPr="00000000">
              <w:rPr>
                <w:rtl w:val="0"/>
              </w:rPr>
            </w:r>
          </w:p>
          <w:p w:rsidR="00000000" w:rsidDel="00000000" w:rsidP="00000000" w:rsidRDefault="00000000" w:rsidRPr="00000000" w14:paraId="00000341">
            <w:pPr>
              <w:spacing w:before="0" w:line="240" w:lineRule="auto"/>
              <w:jc w:val="center"/>
              <w:rPr>
                <w:b w:val="1"/>
                <w:bCs w:val="1"/>
                <w:color w:val="000000"/>
                <w:sz w:val="24"/>
                <w:szCs w:val="24"/>
                <w:highlight w:val="white"/>
              </w:rPr>
            </w:pPr>
            <w:r w:rsidDel="00000000" w:rsidR="00000000" w:rsidRPr="00000000">
              <w:rPr>
                <w:b w:val="1"/>
                <w:bCs w:val="1"/>
                <w:color w:val="000000"/>
                <w:sz w:val="24"/>
                <w:szCs w:val="24"/>
                <w:highlight w:val="white"/>
                <w:rtl w:val="0"/>
              </w:rPr>
              <w:t xml:space="preserve">Diesel</w:t>
            </w:r>
          </w:p>
        </w:tc>
        <w:tc>
          <w:tcPr>
            <w:vAlign w:val="center"/>
          </w:tcPr>
          <w:p w:rsidR="00000000" w:rsidDel="00000000" w:rsidP="00000000" w:rsidRDefault="00000000" w:rsidRPr="00000000" w14:paraId="00000342">
            <w:pPr>
              <w:spacing w:before="0" w:line="240" w:lineRule="auto"/>
              <w:jc w:val="center"/>
              <w:rPr>
                <w:b w:val="1"/>
                <w:bCs w:val="1"/>
                <w:color w:val="000000"/>
                <w:sz w:val="24"/>
                <w:szCs w:val="24"/>
                <w:highlight w:val="white"/>
              </w:rPr>
            </w:pPr>
            <w:r w:rsidDel="00000000" w:rsidR="00000000" w:rsidRPr="00000000">
              <w:rPr>
                <w:b w:val="1"/>
                <w:bCs w:val="1"/>
                <w:color w:val="000000"/>
                <w:sz w:val="24"/>
                <w:szCs w:val="24"/>
                <w:highlight w:val="white"/>
                <w:rtl w:val="0"/>
              </w:rPr>
              <w:t xml:space="preserve">Xăng</w:t>
            </w:r>
          </w:p>
        </w:tc>
        <w:tc>
          <w:tcPr>
            <w:vAlign w:val="center"/>
          </w:tcPr>
          <w:p w:rsidR="00000000" w:rsidDel="00000000" w:rsidP="00000000" w:rsidRDefault="00000000" w:rsidRPr="00000000" w14:paraId="00000343">
            <w:pPr>
              <w:spacing w:before="0" w:line="240" w:lineRule="auto"/>
              <w:jc w:val="center"/>
              <w:rPr>
                <w:b w:val="1"/>
                <w:bCs w:val="1"/>
                <w:color w:val="000000"/>
                <w:sz w:val="24"/>
                <w:szCs w:val="24"/>
                <w:highlight w:val="white"/>
              </w:rPr>
            </w:pPr>
            <w:r w:rsidDel="00000000" w:rsidR="00000000" w:rsidRPr="00000000">
              <w:rPr>
                <w:b w:val="1"/>
                <w:bCs w:val="1"/>
                <w:color w:val="000000"/>
                <w:sz w:val="24"/>
                <w:szCs w:val="24"/>
                <w:highlight w:val="white"/>
                <w:rtl w:val="0"/>
              </w:rPr>
              <w:t xml:space="preserve">LPG</w:t>
            </w:r>
          </w:p>
        </w:tc>
        <w:tc>
          <w:tcPr>
            <w:vAlign w:val="center"/>
          </w:tcPr>
          <w:p w:rsidR="00000000" w:rsidDel="00000000" w:rsidP="00000000" w:rsidRDefault="00000000" w:rsidRPr="00000000" w14:paraId="00000344">
            <w:pPr>
              <w:spacing w:before="0" w:line="240" w:lineRule="auto"/>
              <w:jc w:val="center"/>
              <w:rPr>
                <w:b w:val="1"/>
                <w:bCs w:val="1"/>
                <w:color w:val="000000"/>
                <w:sz w:val="24"/>
                <w:szCs w:val="24"/>
                <w:highlight w:val="white"/>
              </w:rPr>
            </w:pPr>
            <w:r w:rsidDel="00000000" w:rsidR="00000000" w:rsidRPr="00000000">
              <w:rPr>
                <w:b w:val="1"/>
                <w:bCs w:val="1"/>
                <w:color w:val="000000"/>
                <w:sz w:val="24"/>
                <w:szCs w:val="24"/>
                <w:highlight w:val="white"/>
                <w:rtl w:val="0"/>
              </w:rPr>
              <w:t xml:space="preserve">Tổng tiêu thụ</w:t>
            </w:r>
          </w:p>
        </w:tc>
      </w:tr>
      <w:tr>
        <w:trPr>
          <w:cantSplit w:val="0"/>
          <w:trHeight w:val="306" w:hRule="atLeast"/>
          <w:tblHeader w:val="0"/>
        </w:trPr>
        <w:tc>
          <w:tcPr>
            <w:vAlign w:val="center"/>
          </w:tcPr>
          <w:p w:rsidR="00000000" w:rsidDel="00000000" w:rsidP="00000000" w:rsidRDefault="00000000" w:rsidRPr="00000000" w14:paraId="00000345">
            <w:pPr>
              <w:spacing w:before="0" w:line="240" w:lineRule="auto"/>
              <w:jc w:val="center"/>
              <w:rPr>
                <w:b w:val="1"/>
                <w:bCs w:val="1"/>
                <w:color w:val="000000"/>
                <w:sz w:val="24"/>
                <w:szCs w:val="24"/>
                <w:highlight w:val="white"/>
              </w:rPr>
            </w:pPr>
            <w:r w:rsidDel="00000000" w:rsidR="00000000" w:rsidRPr="00000000">
              <w:rPr>
                <w:rtl w:val="0"/>
              </w:rPr>
            </w:r>
          </w:p>
        </w:tc>
        <w:tc>
          <w:tcPr>
            <w:vAlign w:val="center"/>
          </w:tcPr>
          <w:p w:rsidR="00000000" w:rsidDel="00000000" w:rsidP="00000000" w:rsidRDefault="00000000" w:rsidRPr="00000000" w14:paraId="00000346">
            <w:pPr>
              <w:spacing w:before="0" w:line="240" w:lineRule="auto"/>
              <w:jc w:val="center"/>
              <w:rPr>
                <w:b w:val="1"/>
                <w:bCs w:val="1"/>
                <w:color w:val="000000"/>
                <w:sz w:val="24"/>
                <w:szCs w:val="24"/>
                <w:highlight w:val="white"/>
              </w:rPr>
            </w:pPr>
            <w:r w:rsidDel="00000000" w:rsidR="00000000" w:rsidRPr="00000000">
              <w:rPr>
                <w:i w:val="1"/>
                <w:iCs w:val="1"/>
                <w:color w:val="000000"/>
                <w:sz w:val="24"/>
                <w:szCs w:val="24"/>
                <w:highlight w:val="white"/>
                <w:rtl w:val="0"/>
              </w:rPr>
              <w:t xml:space="preserve">(1000 tấn)</w:t>
            </w:r>
            <w:r w:rsidDel="00000000" w:rsidR="00000000" w:rsidRPr="00000000">
              <w:rPr>
                <w:rtl w:val="0"/>
              </w:rPr>
            </w:r>
          </w:p>
        </w:tc>
        <w:tc>
          <w:tcPr>
            <w:vAlign w:val="center"/>
          </w:tcPr>
          <w:p w:rsidR="00000000" w:rsidDel="00000000" w:rsidP="00000000" w:rsidRDefault="00000000" w:rsidRPr="00000000" w14:paraId="00000347">
            <w:pPr>
              <w:spacing w:before="0" w:line="240" w:lineRule="auto"/>
              <w:jc w:val="center"/>
              <w:rPr>
                <w:b w:val="1"/>
                <w:bCs w:val="1"/>
                <w:color w:val="000000"/>
                <w:sz w:val="24"/>
                <w:szCs w:val="24"/>
                <w:highlight w:val="white"/>
              </w:rPr>
            </w:pPr>
            <w:r w:rsidDel="00000000" w:rsidR="00000000" w:rsidRPr="00000000">
              <w:rPr>
                <w:i w:val="1"/>
                <w:iCs w:val="1"/>
                <w:color w:val="000000"/>
                <w:sz w:val="24"/>
                <w:szCs w:val="24"/>
                <w:highlight w:val="white"/>
                <w:rtl w:val="0"/>
              </w:rPr>
              <w:t xml:space="preserve">(1000 tấn)</w:t>
            </w:r>
            <w:r w:rsidDel="00000000" w:rsidR="00000000" w:rsidRPr="00000000">
              <w:rPr>
                <w:rtl w:val="0"/>
              </w:rPr>
            </w:r>
          </w:p>
          <w:p w:rsidR="00000000" w:rsidDel="00000000" w:rsidP="00000000" w:rsidRDefault="00000000" w:rsidRPr="00000000" w14:paraId="00000348">
            <w:pPr>
              <w:spacing w:before="0" w:line="240" w:lineRule="auto"/>
              <w:jc w:val="center"/>
              <w:rPr>
                <w:b w:val="1"/>
                <w:bCs w:val="1"/>
                <w:color w:val="000000"/>
                <w:sz w:val="24"/>
                <w:szCs w:val="24"/>
                <w:highlight w:val="white"/>
              </w:rPr>
            </w:pPr>
            <w:r w:rsidDel="00000000" w:rsidR="00000000" w:rsidRPr="00000000">
              <w:rPr>
                <w:rtl w:val="0"/>
              </w:rPr>
            </w:r>
          </w:p>
        </w:tc>
        <w:tc>
          <w:tcPr>
            <w:vAlign w:val="center"/>
          </w:tcPr>
          <w:p w:rsidR="00000000" w:rsidDel="00000000" w:rsidP="00000000" w:rsidRDefault="00000000" w:rsidRPr="00000000" w14:paraId="00000349">
            <w:pPr>
              <w:spacing w:before="0" w:line="240" w:lineRule="auto"/>
              <w:jc w:val="center"/>
              <w:rPr>
                <w:b w:val="1"/>
                <w:bCs w:val="1"/>
                <w:color w:val="000000"/>
                <w:sz w:val="24"/>
                <w:szCs w:val="24"/>
                <w:highlight w:val="white"/>
              </w:rPr>
            </w:pPr>
            <w:r w:rsidDel="00000000" w:rsidR="00000000" w:rsidRPr="00000000">
              <w:rPr>
                <w:i w:val="1"/>
                <w:iCs w:val="1"/>
                <w:color w:val="000000"/>
                <w:sz w:val="24"/>
                <w:szCs w:val="24"/>
                <w:highlight w:val="white"/>
                <w:rtl w:val="0"/>
              </w:rPr>
              <w:t xml:space="preserve">(1000 tấn)</w:t>
            </w:r>
            <w:r w:rsidDel="00000000" w:rsidR="00000000" w:rsidRPr="00000000">
              <w:rPr>
                <w:rtl w:val="0"/>
              </w:rPr>
            </w:r>
          </w:p>
        </w:tc>
        <w:tc>
          <w:tcPr>
            <w:vAlign w:val="center"/>
          </w:tcPr>
          <w:p w:rsidR="00000000" w:rsidDel="00000000" w:rsidP="00000000" w:rsidRDefault="00000000" w:rsidRPr="00000000" w14:paraId="0000034A">
            <w:pPr>
              <w:spacing w:before="0" w:line="240" w:lineRule="auto"/>
              <w:jc w:val="center"/>
              <w:rPr>
                <w:b w:val="1"/>
                <w:bCs w:val="1"/>
                <w:color w:val="000000"/>
                <w:sz w:val="24"/>
                <w:szCs w:val="24"/>
                <w:highlight w:val="white"/>
              </w:rPr>
            </w:pPr>
            <w:r w:rsidDel="00000000" w:rsidR="00000000" w:rsidRPr="00000000">
              <w:rPr>
                <w:i w:val="1"/>
                <w:iCs w:val="1"/>
                <w:color w:val="000000"/>
                <w:sz w:val="24"/>
                <w:szCs w:val="24"/>
                <w:highlight w:val="white"/>
                <w:rtl w:val="0"/>
              </w:rPr>
              <w:t xml:space="preserve">(1000 tấn)</w:t>
            </w:r>
            <w:r w:rsidDel="00000000" w:rsidR="00000000" w:rsidRPr="00000000">
              <w:rPr>
                <w:rtl w:val="0"/>
              </w:rPr>
            </w:r>
          </w:p>
        </w:tc>
        <w:tc>
          <w:tcPr>
            <w:vAlign w:val="center"/>
          </w:tcPr>
          <w:p w:rsidR="00000000" w:rsidDel="00000000" w:rsidP="00000000" w:rsidRDefault="00000000" w:rsidRPr="00000000" w14:paraId="0000034B">
            <w:pPr>
              <w:spacing w:before="0" w:line="240" w:lineRule="auto"/>
              <w:jc w:val="center"/>
              <w:rPr>
                <w:b w:val="1"/>
                <w:bCs w:val="1"/>
                <w:color w:val="000000"/>
                <w:sz w:val="24"/>
                <w:szCs w:val="24"/>
                <w:highlight w:val="white"/>
              </w:rPr>
            </w:pPr>
            <w:r w:rsidDel="00000000" w:rsidR="00000000" w:rsidRPr="00000000">
              <w:rPr>
                <w:i w:val="1"/>
                <w:iCs w:val="1"/>
                <w:color w:val="000000"/>
                <w:sz w:val="24"/>
                <w:szCs w:val="24"/>
                <w:highlight w:val="white"/>
                <w:rtl w:val="0"/>
              </w:rPr>
              <w:t xml:space="preserve">(TJ)</w:t>
            </w:r>
            <w:r w:rsidDel="00000000" w:rsidR="00000000" w:rsidRPr="00000000">
              <w:rPr>
                <w:rtl w:val="0"/>
              </w:rPr>
            </w:r>
          </w:p>
        </w:tc>
      </w:tr>
      <w:tr>
        <w:trPr>
          <w:cantSplit w:val="0"/>
          <w:trHeight w:val="648" w:hRule="atLeast"/>
          <w:tblHeader w:val="0"/>
        </w:trPr>
        <w:tc>
          <w:tcPr>
            <w:vAlign w:val="center"/>
          </w:tcPr>
          <w:p w:rsidR="00000000" w:rsidDel="00000000" w:rsidP="00000000" w:rsidRDefault="00000000" w:rsidRPr="00000000" w14:paraId="0000034C">
            <w:pPr>
              <w:spacing w:before="0" w:line="240" w:lineRule="auto"/>
              <w:jc w:val="center"/>
              <w:rPr>
                <w:b w:val="1"/>
                <w:bCs w:val="1"/>
                <w:color w:val="000000"/>
                <w:sz w:val="24"/>
                <w:szCs w:val="24"/>
                <w:highlight w:val="white"/>
              </w:rPr>
            </w:pPr>
            <w:r w:rsidDel="00000000" w:rsidR="00000000" w:rsidRPr="00000000">
              <w:rPr>
                <w:b w:val="1"/>
                <w:bCs w:val="1"/>
                <w:color w:val="000000"/>
                <w:sz w:val="24"/>
                <w:szCs w:val="24"/>
                <w:highlight w:val="white"/>
                <w:rtl w:val="0"/>
              </w:rPr>
              <w:t xml:space="preserve">Tổng cộng</w:t>
            </w:r>
          </w:p>
        </w:tc>
        <w:tc>
          <w:tcPr>
            <w:vAlign w:val="center"/>
          </w:tcPr>
          <w:p w:rsidR="00000000" w:rsidDel="00000000" w:rsidP="00000000" w:rsidRDefault="00000000" w:rsidRPr="00000000" w14:paraId="0000034D">
            <w:pPr>
              <w:spacing w:before="0" w:line="240" w:lineRule="auto"/>
              <w:jc w:val="center"/>
              <w:rPr>
                <w:b w:val="1"/>
                <w:bCs w:val="1"/>
                <w:color w:val="000000"/>
                <w:sz w:val="24"/>
                <w:szCs w:val="24"/>
                <w:highlight w:val="white"/>
              </w:rPr>
            </w:pPr>
            <w:r w:rsidDel="00000000" w:rsidR="00000000" w:rsidRPr="00000000">
              <w:rPr>
                <w:b w:val="1"/>
                <w:bCs w:val="1"/>
                <w:color w:val="000000"/>
                <w:sz w:val="24"/>
                <w:szCs w:val="24"/>
                <w:rtl w:val="0"/>
              </w:rPr>
              <w:t xml:space="preserve">4.009,25</w:t>
            </w:r>
            <w:r w:rsidDel="00000000" w:rsidR="00000000" w:rsidRPr="00000000">
              <w:rPr>
                <w:rtl w:val="0"/>
              </w:rPr>
            </w:r>
          </w:p>
        </w:tc>
        <w:tc>
          <w:tcPr>
            <w:vAlign w:val="center"/>
          </w:tcPr>
          <w:p w:rsidR="00000000" w:rsidDel="00000000" w:rsidP="00000000" w:rsidRDefault="00000000" w:rsidRPr="00000000" w14:paraId="0000034E">
            <w:pPr>
              <w:spacing w:before="0" w:line="240" w:lineRule="auto"/>
              <w:jc w:val="center"/>
              <w:rPr>
                <w:b w:val="1"/>
                <w:bCs w:val="1"/>
                <w:color w:val="000000"/>
                <w:sz w:val="24"/>
                <w:szCs w:val="24"/>
                <w:highlight w:val="white"/>
              </w:rPr>
            </w:pPr>
            <w:r w:rsidDel="00000000" w:rsidR="00000000" w:rsidRPr="00000000">
              <w:rPr>
                <w:b w:val="1"/>
                <w:bCs w:val="1"/>
                <w:color w:val="000000"/>
                <w:sz w:val="24"/>
                <w:szCs w:val="24"/>
                <w:highlight w:val="white"/>
                <w:rtl w:val="0"/>
              </w:rPr>
              <w:t xml:space="preserve">1,80</w:t>
            </w:r>
          </w:p>
        </w:tc>
        <w:tc>
          <w:tcPr>
            <w:vAlign w:val="center"/>
          </w:tcPr>
          <w:p w:rsidR="00000000" w:rsidDel="00000000" w:rsidP="00000000" w:rsidRDefault="00000000" w:rsidRPr="00000000" w14:paraId="0000034F">
            <w:pPr>
              <w:spacing w:before="0" w:line="240" w:lineRule="auto"/>
              <w:jc w:val="center"/>
              <w:rPr>
                <w:b w:val="1"/>
                <w:bCs w:val="1"/>
                <w:color w:val="000000"/>
                <w:sz w:val="24"/>
                <w:szCs w:val="24"/>
                <w:highlight w:val="white"/>
              </w:rPr>
            </w:pPr>
            <w:r w:rsidDel="00000000" w:rsidR="00000000" w:rsidRPr="00000000">
              <w:rPr>
                <w:b w:val="1"/>
                <w:bCs w:val="1"/>
                <w:color w:val="000000"/>
                <w:sz w:val="24"/>
                <w:szCs w:val="24"/>
                <w:rtl w:val="0"/>
              </w:rPr>
              <w:t xml:space="preserve">0,0003</w:t>
            </w:r>
            <w:r w:rsidDel="00000000" w:rsidR="00000000" w:rsidRPr="00000000">
              <w:rPr>
                <w:rtl w:val="0"/>
              </w:rPr>
            </w:r>
          </w:p>
        </w:tc>
        <w:tc>
          <w:tcPr>
            <w:vAlign w:val="center"/>
          </w:tcPr>
          <w:p w:rsidR="00000000" w:rsidDel="00000000" w:rsidP="00000000" w:rsidRDefault="00000000" w:rsidRPr="00000000" w14:paraId="00000350">
            <w:pPr>
              <w:spacing w:before="0" w:line="240" w:lineRule="auto"/>
              <w:jc w:val="center"/>
              <w:rPr>
                <w:b w:val="1"/>
                <w:bCs w:val="1"/>
                <w:color w:val="000000"/>
                <w:sz w:val="24"/>
                <w:szCs w:val="24"/>
                <w:highlight w:val="white"/>
              </w:rPr>
            </w:pPr>
            <w:r w:rsidDel="00000000" w:rsidR="00000000" w:rsidRPr="00000000">
              <w:rPr>
                <w:b w:val="1"/>
                <w:bCs w:val="1"/>
                <w:color w:val="000000"/>
                <w:sz w:val="24"/>
                <w:szCs w:val="24"/>
                <w:rtl w:val="0"/>
              </w:rPr>
              <w:t xml:space="preserve">0,00081</w:t>
            </w:r>
            <w:r w:rsidDel="00000000" w:rsidR="00000000" w:rsidRPr="00000000">
              <w:rPr>
                <w:rtl w:val="0"/>
              </w:rPr>
            </w:r>
          </w:p>
        </w:tc>
        <w:tc>
          <w:tcPr>
            <w:vAlign w:val="center"/>
          </w:tcPr>
          <w:p w:rsidR="00000000" w:rsidDel="00000000" w:rsidP="00000000" w:rsidRDefault="00000000" w:rsidRPr="00000000" w14:paraId="00000351">
            <w:pPr>
              <w:spacing w:before="0" w:line="240" w:lineRule="auto"/>
              <w:jc w:val="center"/>
              <w:rPr>
                <w:b w:val="1"/>
                <w:bCs w:val="1"/>
                <w:color w:val="000000"/>
                <w:sz w:val="24"/>
                <w:szCs w:val="24"/>
              </w:rPr>
            </w:pPr>
            <w:r w:rsidDel="00000000" w:rsidR="00000000" w:rsidRPr="00000000">
              <w:rPr>
                <w:b w:val="1"/>
                <w:bCs w:val="1"/>
                <w:color w:val="000000"/>
                <w:sz w:val="24"/>
                <w:szCs w:val="24"/>
                <w:rtl w:val="0"/>
              </w:rPr>
              <w:t xml:space="preserve">75.852,47</w:t>
            </w:r>
          </w:p>
        </w:tc>
      </w:tr>
      <w:tr>
        <w:trPr>
          <w:cantSplit w:val="0"/>
          <w:trHeight w:val="500" w:hRule="atLeast"/>
          <w:tblHeader w:val="0"/>
        </w:trPr>
        <w:tc>
          <w:tcPr>
            <w:vAlign w:val="center"/>
          </w:tcPr>
          <w:p w:rsidR="00000000" w:rsidDel="00000000" w:rsidP="00000000" w:rsidRDefault="00000000" w:rsidRPr="00000000" w14:paraId="00000352">
            <w:pPr>
              <w:spacing w:before="0" w:line="240" w:lineRule="auto"/>
              <w:jc w:val="center"/>
              <w:rPr>
                <w:color w:val="000000"/>
                <w:sz w:val="24"/>
                <w:szCs w:val="24"/>
              </w:rPr>
            </w:pPr>
            <w:r w:rsidDel="00000000" w:rsidR="00000000" w:rsidRPr="00000000">
              <w:rPr>
                <w:color w:val="000000"/>
                <w:sz w:val="24"/>
                <w:szCs w:val="24"/>
                <w:highlight w:val="white"/>
                <w:rtl w:val="0"/>
              </w:rPr>
              <w:t xml:space="preserve">Nguồn cố định  </w:t>
            </w:r>
            <w:r w:rsidDel="00000000" w:rsidR="00000000" w:rsidRPr="00000000">
              <w:rPr>
                <w:rtl w:val="0"/>
              </w:rPr>
            </w:r>
          </w:p>
        </w:tc>
        <w:tc>
          <w:tcPr>
            <w:vAlign w:val="center"/>
          </w:tcPr>
          <w:p w:rsidR="00000000" w:rsidDel="00000000" w:rsidP="00000000" w:rsidRDefault="00000000" w:rsidRPr="00000000" w14:paraId="00000353">
            <w:pPr>
              <w:spacing w:before="0" w:line="240" w:lineRule="auto"/>
              <w:jc w:val="center"/>
              <w:rPr>
                <w:color w:val="000000"/>
                <w:sz w:val="24"/>
                <w:szCs w:val="24"/>
              </w:rPr>
            </w:pPr>
            <w:r w:rsidDel="00000000" w:rsidR="00000000" w:rsidRPr="00000000">
              <w:rPr>
                <w:color w:val="000000"/>
                <w:sz w:val="24"/>
                <w:szCs w:val="24"/>
                <w:rtl w:val="0"/>
              </w:rPr>
              <w:t xml:space="preserve">4.009,25</w:t>
            </w:r>
          </w:p>
        </w:tc>
        <w:tc>
          <w:tcPr>
            <w:vAlign w:val="center"/>
          </w:tcPr>
          <w:p w:rsidR="00000000" w:rsidDel="00000000" w:rsidP="00000000" w:rsidRDefault="00000000" w:rsidRPr="00000000" w14:paraId="00000354">
            <w:pPr>
              <w:spacing w:before="0" w:line="240" w:lineRule="auto"/>
              <w:jc w:val="center"/>
              <w:rPr>
                <w:color w:val="000000"/>
                <w:sz w:val="24"/>
                <w:szCs w:val="24"/>
              </w:rPr>
            </w:pPr>
            <w:r w:rsidDel="00000000" w:rsidR="00000000" w:rsidRPr="00000000">
              <w:rPr>
                <w:color w:val="000000"/>
                <w:sz w:val="24"/>
                <w:szCs w:val="24"/>
                <w:rtl w:val="0"/>
              </w:rPr>
              <w:t xml:space="preserve">1,64</w:t>
            </w:r>
          </w:p>
        </w:tc>
        <w:tc>
          <w:tcPr>
            <w:vAlign w:val="center"/>
          </w:tcPr>
          <w:p w:rsidR="00000000" w:rsidDel="00000000" w:rsidP="00000000" w:rsidRDefault="00000000" w:rsidRPr="00000000" w14:paraId="00000355">
            <w:pPr>
              <w:spacing w:before="0" w:line="240" w:lineRule="auto"/>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356">
            <w:pPr>
              <w:spacing w:before="0" w:line="240" w:lineRule="auto"/>
              <w:jc w:val="center"/>
              <w:rPr>
                <w:color w:val="000000"/>
                <w:sz w:val="24"/>
                <w:szCs w:val="24"/>
              </w:rPr>
            </w:pPr>
            <w:r w:rsidDel="00000000" w:rsidR="00000000" w:rsidRPr="00000000">
              <w:rPr>
                <w:color w:val="000000"/>
                <w:sz w:val="24"/>
                <w:szCs w:val="24"/>
                <w:rtl w:val="0"/>
              </w:rPr>
              <w:t xml:space="preserve">0,00081</w:t>
            </w:r>
          </w:p>
        </w:tc>
        <w:tc>
          <w:tcPr>
            <w:vAlign w:val="center"/>
          </w:tcPr>
          <w:p w:rsidR="00000000" w:rsidDel="00000000" w:rsidP="00000000" w:rsidRDefault="00000000" w:rsidRPr="00000000" w14:paraId="00000357">
            <w:pPr>
              <w:spacing w:before="0" w:line="240" w:lineRule="auto"/>
              <w:jc w:val="center"/>
              <w:rPr>
                <w:color w:val="000000"/>
                <w:sz w:val="24"/>
                <w:szCs w:val="24"/>
              </w:rPr>
            </w:pPr>
            <w:r w:rsidDel="00000000" w:rsidR="00000000" w:rsidRPr="00000000">
              <w:rPr>
                <w:b w:val="1"/>
                <w:bCs w:val="1"/>
                <w:color w:val="000000"/>
                <w:sz w:val="24"/>
                <w:szCs w:val="24"/>
                <w:rtl w:val="0"/>
              </w:rPr>
              <w:t xml:space="preserve">75.845,34</w:t>
            </w:r>
            <w:r w:rsidDel="00000000" w:rsidR="00000000" w:rsidRPr="00000000">
              <w:rPr>
                <w:rtl w:val="0"/>
              </w:rPr>
            </w:r>
          </w:p>
        </w:tc>
      </w:tr>
      <w:tr>
        <w:trPr>
          <w:cantSplit w:val="0"/>
          <w:trHeight w:val="422" w:hRule="atLeast"/>
          <w:tblHeader w:val="0"/>
        </w:trPr>
        <w:tc>
          <w:tcPr>
            <w:vAlign w:val="center"/>
          </w:tcPr>
          <w:p w:rsidR="00000000" w:rsidDel="00000000" w:rsidP="00000000" w:rsidRDefault="00000000" w:rsidRPr="00000000" w14:paraId="00000358">
            <w:pPr>
              <w:spacing w:before="0" w:line="240" w:lineRule="auto"/>
              <w:jc w:val="center"/>
              <w:rPr>
                <w:color w:val="000000"/>
                <w:sz w:val="24"/>
                <w:szCs w:val="24"/>
                <w:highlight w:val="white"/>
              </w:rPr>
            </w:pPr>
            <w:r w:rsidDel="00000000" w:rsidR="00000000" w:rsidRPr="00000000">
              <w:rPr>
                <w:color w:val="000000"/>
                <w:sz w:val="24"/>
                <w:szCs w:val="24"/>
                <w:highlight w:val="white"/>
                <w:rtl w:val="0"/>
              </w:rPr>
              <w:t xml:space="preserve">Nguồn di động</w:t>
            </w:r>
          </w:p>
        </w:tc>
        <w:tc>
          <w:tcPr>
            <w:vAlign w:val="center"/>
          </w:tcPr>
          <w:p w:rsidR="00000000" w:rsidDel="00000000" w:rsidP="00000000" w:rsidRDefault="00000000" w:rsidRPr="00000000" w14:paraId="00000359">
            <w:pPr>
              <w:spacing w:before="0" w:line="240" w:lineRule="auto"/>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35A">
            <w:pPr>
              <w:spacing w:before="0" w:line="240" w:lineRule="auto"/>
              <w:jc w:val="center"/>
              <w:rPr>
                <w:color w:val="000000"/>
                <w:sz w:val="24"/>
                <w:szCs w:val="24"/>
              </w:rPr>
            </w:pPr>
            <w:r w:rsidDel="00000000" w:rsidR="00000000" w:rsidRPr="00000000">
              <w:rPr>
                <w:color w:val="000000"/>
                <w:sz w:val="24"/>
                <w:szCs w:val="24"/>
                <w:rtl w:val="0"/>
              </w:rPr>
              <w:t xml:space="preserve">0,17</w:t>
            </w:r>
          </w:p>
        </w:tc>
        <w:tc>
          <w:tcPr>
            <w:vAlign w:val="center"/>
          </w:tcPr>
          <w:p w:rsidR="00000000" w:rsidDel="00000000" w:rsidP="00000000" w:rsidRDefault="00000000" w:rsidRPr="00000000" w14:paraId="0000035B">
            <w:pPr>
              <w:spacing w:before="0" w:line="240" w:lineRule="auto"/>
              <w:jc w:val="center"/>
              <w:rPr>
                <w:color w:val="000000"/>
                <w:sz w:val="24"/>
                <w:szCs w:val="24"/>
              </w:rPr>
            </w:pPr>
            <w:r w:rsidDel="00000000" w:rsidR="00000000" w:rsidRPr="00000000">
              <w:rPr>
                <w:color w:val="000000"/>
                <w:sz w:val="24"/>
                <w:szCs w:val="24"/>
                <w:rtl w:val="0"/>
              </w:rPr>
              <w:t xml:space="preserve">0,0003</w:t>
            </w:r>
          </w:p>
        </w:tc>
        <w:tc>
          <w:tcPr/>
          <w:p w:rsidR="00000000" w:rsidDel="00000000" w:rsidP="00000000" w:rsidRDefault="00000000" w:rsidRPr="00000000" w14:paraId="0000035C">
            <w:pPr>
              <w:spacing w:before="0" w:line="240" w:lineRule="auto"/>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35D">
            <w:pPr>
              <w:spacing w:before="0" w:line="240" w:lineRule="auto"/>
              <w:jc w:val="center"/>
              <w:rPr>
                <w:b w:val="1"/>
                <w:bCs w:val="1"/>
                <w:color w:val="000000"/>
                <w:sz w:val="24"/>
                <w:szCs w:val="24"/>
              </w:rPr>
            </w:pPr>
            <w:r w:rsidDel="00000000" w:rsidR="00000000" w:rsidRPr="00000000">
              <w:rPr>
                <w:b w:val="1"/>
                <w:bCs w:val="1"/>
                <w:color w:val="000000"/>
                <w:sz w:val="24"/>
                <w:szCs w:val="24"/>
                <w:rtl w:val="0"/>
              </w:rPr>
              <w:t xml:space="preserve">7,13</w:t>
            </w:r>
          </w:p>
        </w:tc>
      </w:tr>
    </w:tbl>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Nguồn: </w:t>
      </w:r>
      <w:r w:rsidDel="00000000" w:rsidR="00000000" w:rsidRPr="00000000">
        <w:rPr>
          <w:i w:val="1"/>
          <w:iCs w:val="1"/>
          <w:sz w:val="24"/>
          <w:szCs w:val="24"/>
          <w:rtl w:val="0"/>
        </w:rPr>
        <w:t xml:space="preserve">Nhà máy ABC</w:t>
      </w:r>
      <w:r w:rsidDel="00000000" w:rsidR="00000000" w:rsidRPr="00000000">
        <w:rPr>
          <w:rtl w:val="0"/>
        </w:rPr>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i62z05bhzg90" w:id="62"/>
      <w:bookmarkEnd w:id="62"/>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III‑5. SLHĐ từ sử dụng các môi chất lạnh</w:t>
      </w:r>
    </w:p>
    <w:tbl>
      <w:tblPr>
        <w:tblStyle w:val="Table15"/>
        <w:tblW w:w="9061.0" w:type="dxa"/>
        <w:jc w:val="left"/>
        <w:tblLayout w:type="fixed"/>
        <w:tblLook w:val="0000"/>
      </w:tblPr>
      <w:tblGrid>
        <w:gridCol w:w="709"/>
        <w:gridCol w:w="4630"/>
        <w:gridCol w:w="3722"/>
        <w:tblGridChange w:id="0">
          <w:tblGrid>
            <w:gridCol w:w="709"/>
            <w:gridCol w:w="4630"/>
            <w:gridCol w:w="3722"/>
          </w:tblGrid>
        </w:tblGridChange>
      </w:tblGrid>
      <w:tr>
        <w:trPr>
          <w:cantSplit w:val="0"/>
          <w:trHeight w:val="485" w:hRule="atLeast"/>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60">
            <w:pPr>
              <w:spacing w:before="0" w:line="240" w:lineRule="auto"/>
              <w:jc w:val="center"/>
              <w:rPr>
                <w:b w:val="1"/>
                <w:bCs w:val="1"/>
                <w:color w:val="000000"/>
                <w:sz w:val="24"/>
                <w:szCs w:val="24"/>
                <w:highlight w:val="white"/>
              </w:rPr>
            </w:pPr>
            <w:r w:rsidDel="00000000" w:rsidR="00000000" w:rsidRPr="00000000">
              <w:rPr>
                <w:b w:val="1"/>
                <w:bCs w:val="1"/>
                <w:color w:val="000000"/>
                <w:sz w:val="24"/>
                <w:szCs w:val="24"/>
                <w:highlight w:val="white"/>
                <w:rtl w:val="0"/>
              </w:rPr>
              <w:t xml:space="preserve">STT</w:t>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61">
            <w:pPr>
              <w:spacing w:before="0" w:line="240" w:lineRule="auto"/>
              <w:jc w:val="center"/>
              <w:rPr>
                <w:b w:val="1"/>
                <w:bCs w:val="1"/>
                <w:color w:val="000000"/>
                <w:sz w:val="24"/>
                <w:szCs w:val="24"/>
                <w:highlight w:val="white"/>
              </w:rPr>
            </w:pPr>
            <w:r w:rsidDel="00000000" w:rsidR="00000000" w:rsidRPr="00000000">
              <w:rPr>
                <w:b w:val="1"/>
                <w:bCs w:val="1"/>
                <w:color w:val="000000"/>
                <w:sz w:val="24"/>
                <w:szCs w:val="24"/>
                <w:highlight w:val="white"/>
                <w:rtl w:val="0"/>
              </w:rPr>
              <w:t xml:space="preserve">Loại môi chất lạnh</w:t>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362">
            <w:pPr>
              <w:spacing w:before="0" w:line="240" w:lineRule="auto"/>
              <w:jc w:val="center"/>
              <w:rPr>
                <w:b w:val="1"/>
                <w:bCs w:val="1"/>
                <w:color w:val="000000"/>
                <w:sz w:val="24"/>
                <w:szCs w:val="24"/>
                <w:highlight w:val="white"/>
              </w:rPr>
            </w:pPr>
            <w:r w:rsidDel="00000000" w:rsidR="00000000" w:rsidRPr="00000000">
              <w:rPr>
                <w:b w:val="1"/>
                <w:bCs w:val="1"/>
                <w:color w:val="000000"/>
                <w:sz w:val="24"/>
                <w:szCs w:val="24"/>
                <w:highlight w:val="white"/>
                <w:rtl w:val="0"/>
              </w:rPr>
              <w:t xml:space="preserve">Lượng môi chất nạp </w:t>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63">
            <w:pPr>
              <w:spacing w:before="0" w:line="240" w:lineRule="auto"/>
              <w:jc w:val="center"/>
              <w:rPr>
                <w:b w:val="1"/>
                <w:bCs w:val="1"/>
                <w:color w:val="000000"/>
                <w:sz w:val="24"/>
                <w:szCs w:val="24"/>
                <w:highlight w:val="whit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64">
            <w:pPr>
              <w:spacing w:before="0" w:line="240" w:lineRule="auto"/>
              <w:jc w:val="center"/>
              <w:rPr>
                <w:b w:val="1"/>
                <w:bCs w:val="1"/>
                <w:color w:val="000000"/>
                <w:sz w:val="24"/>
                <w:szCs w:val="24"/>
                <w:highlight w:val="white"/>
              </w:rPr>
            </w:pPr>
            <w:r w:rsidDel="00000000" w:rsidR="00000000" w:rsidRPr="00000000">
              <w:rPr>
                <w:rtl w:val="0"/>
              </w:rPr>
            </w:r>
          </w:p>
        </w:tc>
        <w:tc>
          <w:tcPr>
            <w:tcBorders>
              <w:top w:color="000000" w:space="0" w:sz="4" w:val="single"/>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365">
            <w:pPr>
              <w:spacing w:before="0" w:line="240" w:lineRule="auto"/>
              <w:jc w:val="center"/>
              <w:rPr>
                <w:b w:val="1"/>
                <w:bCs w:val="1"/>
                <w:color w:val="000000"/>
                <w:sz w:val="24"/>
                <w:szCs w:val="24"/>
                <w:highlight w:val="white"/>
              </w:rPr>
            </w:pPr>
            <w:r w:rsidDel="00000000" w:rsidR="00000000" w:rsidRPr="00000000">
              <w:rPr>
                <w:i w:val="1"/>
                <w:iCs w:val="1"/>
                <w:color w:val="000000"/>
                <w:sz w:val="24"/>
                <w:szCs w:val="24"/>
                <w:highlight w:val="white"/>
                <w:rtl w:val="0"/>
              </w:rPr>
              <w:t xml:space="preserve">(kg)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66">
            <w:pPr>
              <w:spacing w:before="0" w:line="240" w:lineRule="auto"/>
              <w:jc w:val="center"/>
              <w:rPr>
                <w:color w:val="000000"/>
                <w:sz w:val="24"/>
                <w:szCs w:val="24"/>
                <w:highlight w:val="white"/>
              </w:rPr>
            </w:pPr>
            <w:r w:rsidDel="00000000" w:rsidR="00000000" w:rsidRPr="00000000">
              <w:rPr>
                <w:color w:val="000000"/>
                <w:sz w:val="24"/>
                <w:szCs w:val="24"/>
                <w:highlight w:val="white"/>
                <w:rtl w:val="0"/>
              </w:rPr>
              <w:t xml:space="preserve">1</w:t>
            </w:r>
          </w:p>
        </w:tc>
        <w:tc>
          <w:tcPr>
            <w:tcBorders>
              <w:top w:color="000000" w:space="0" w:sz="4" w:val="single"/>
              <w:left w:color="000000" w:space="0" w:sz="4" w:val="single"/>
              <w:bottom w:color="000000" w:space="0" w:sz="0" w:val="nil"/>
              <w:right w:color="000000" w:space="0" w:sz="0" w:val="nil"/>
            </w:tcBorders>
            <w:shd w:fill="ffffff" w:val="clear"/>
          </w:tcPr>
          <w:p w:rsidR="00000000" w:rsidDel="00000000" w:rsidP="00000000" w:rsidRDefault="00000000" w:rsidRPr="00000000" w14:paraId="00000367">
            <w:pPr>
              <w:spacing w:before="0" w:line="240" w:lineRule="auto"/>
              <w:rPr>
                <w:color w:val="000000"/>
                <w:sz w:val="24"/>
                <w:szCs w:val="24"/>
                <w:highlight w:val="white"/>
              </w:rPr>
            </w:pPr>
            <w:r w:rsidDel="00000000" w:rsidR="00000000" w:rsidRPr="00000000">
              <w:rPr>
                <w:color w:val="000000"/>
                <w:sz w:val="24"/>
                <w:szCs w:val="24"/>
                <w:highlight w:val="white"/>
                <w:rtl w:val="0"/>
              </w:rPr>
              <w:t xml:space="preserve">R-410A</w:t>
            </w:r>
          </w:p>
        </w:tc>
        <w:tc>
          <w:tcPr>
            <w:tcBorders>
              <w:top w:color="000000" w:space="0" w:sz="4" w:val="single"/>
              <w:left w:color="000000" w:space="0" w:sz="4" w:val="single"/>
              <w:bottom w:color="000000" w:space="0" w:sz="0" w:val="nil"/>
              <w:right w:color="000000" w:space="0" w:sz="4" w:val="single"/>
            </w:tcBorders>
            <w:shd w:fill="ffffff" w:val="clear"/>
          </w:tcPr>
          <w:p w:rsidR="00000000" w:rsidDel="00000000" w:rsidP="00000000" w:rsidRDefault="00000000" w:rsidRPr="00000000" w14:paraId="00000368">
            <w:pPr>
              <w:spacing w:before="0" w:line="240" w:lineRule="auto"/>
              <w:jc w:val="center"/>
              <w:rPr>
                <w:color w:val="000000"/>
                <w:sz w:val="24"/>
                <w:szCs w:val="24"/>
              </w:rPr>
            </w:pPr>
            <w:r w:rsidDel="00000000" w:rsidR="00000000" w:rsidRPr="00000000">
              <w:rPr>
                <w:color w:val="000000"/>
                <w:sz w:val="24"/>
                <w:szCs w:val="24"/>
                <w:rtl w:val="0"/>
              </w:rPr>
              <w:t xml:space="preserve">204,30</w:t>
            </w:r>
          </w:p>
        </w:tc>
      </w:tr>
      <w:tr>
        <w:trPr>
          <w:cantSplit w:val="0"/>
          <w:tblHeader w:val="0"/>
        </w:trPr>
        <w:tc>
          <w:tcPr>
            <w:tcBorders>
              <w:top w:color="000000" w:space="0" w:sz="4" w:val="single"/>
              <w:left w:color="000000" w:space="0" w:sz="4" w:val="single"/>
              <w:bottom w:color="000000" w:space="0" w:sz="0" w:val="nil"/>
              <w:right w:color="000000" w:space="0" w:sz="0" w:val="nil"/>
            </w:tcBorders>
            <w:shd w:fill="ffffff" w:val="clear"/>
            <w:vAlign w:val="center"/>
          </w:tcPr>
          <w:p w:rsidR="00000000" w:rsidDel="00000000" w:rsidP="00000000" w:rsidRDefault="00000000" w:rsidRPr="00000000" w14:paraId="00000369">
            <w:pPr>
              <w:spacing w:before="0" w:line="240" w:lineRule="auto"/>
              <w:jc w:val="center"/>
              <w:rPr>
                <w:color w:val="000000"/>
                <w:sz w:val="24"/>
                <w:szCs w:val="24"/>
                <w:highlight w:val="white"/>
              </w:rPr>
            </w:pPr>
            <w:r w:rsidDel="00000000" w:rsidR="00000000" w:rsidRPr="00000000">
              <w:rPr>
                <w:color w:val="000000"/>
                <w:sz w:val="24"/>
                <w:szCs w:val="24"/>
                <w:highlight w:val="white"/>
                <w:rtl w:val="0"/>
              </w:rPr>
              <w:t xml:space="preserve">2</w:t>
            </w:r>
          </w:p>
        </w:tc>
        <w:tc>
          <w:tcPr>
            <w:tcBorders>
              <w:top w:color="000000" w:space="0" w:sz="4" w:val="single"/>
              <w:left w:color="000000" w:space="0" w:sz="4" w:val="single"/>
              <w:bottom w:color="000000" w:space="0" w:sz="0" w:val="nil"/>
              <w:right w:color="000000" w:space="0" w:sz="0" w:val="nil"/>
            </w:tcBorders>
            <w:shd w:fill="ffffff" w:val="clear"/>
          </w:tcPr>
          <w:p w:rsidR="00000000" w:rsidDel="00000000" w:rsidP="00000000" w:rsidRDefault="00000000" w:rsidRPr="00000000" w14:paraId="0000036A">
            <w:pPr>
              <w:spacing w:before="0" w:line="240" w:lineRule="auto"/>
              <w:rPr>
                <w:color w:val="000000"/>
                <w:sz w:val="24"/>
                <w:szCs w:val="24"/>
                <w:highlight w:val="white"/>
              </w:rPr>
            </w:pPr>
            <w:r w:rsidDel="00000000" w:rsidR="00000000" w:rsidRPr="00000000">
              <w:rPr>
                <w:color w:val="000000"/>
                <w:sz w:val="24"/>
                <w:szCs w:val="24"/>
                <w:highlight w:val="white"/>
                <w:rtl w:val="0"/>
              </w:rPr>
              <w:t xml:space="preserve">R-410A (Chemours)</w:t>
            </w:r>
          </w:p>
        </w:tc>
        <w:tc>
          <w:tcPr>
            <w:tcBorders>
              <w:top w:color="000000" w:space="0" w:sz="4" w:val="single"/>
              <w:left w:color="000000" w:space="0" w:sz="4" w:val="single"/>
              <w:bottom w:color="000000" w:space="0" w:sz="0" w:val="nil"/>
              <w:right w:color="000000" w:space="0" w:sz="4" w:val="single"/>
            </w:tcBorders>
            <w:shd w:fill="ffffff" w:val="clear"/>
          </w:tcPr>
          <w:p w:rsidR="00000000" w:rsidDel="00000000" w:rsidP="00000000" w:rsidRDefault="00000000" w:rsidRPr="00000000" w14:paraId="0000036B">
            <w:pPr>
              <w:spacing w:before="0" w:line="240" w:lineRule="auto"/>
              <w:jc w:val="center"/>
              <w:rPr>
                <w:color w:val="000000"/>
                <w:sz w:val="24"/>
                <w:szCs w:val="24"/>
              </w:rPr>
            </w:pPr>
            <w:r w:rsidDel="00000000" w:rsidR="00000000" w:rsidRPr="00000000">
              <w:rPr>
                <w:color w:val="000000"/>
                <w:sz w:val="24"/>
                <w:szCs w:val="24"/>
                <w:rtl w:val="0"/>
              </w:rPr>
              <w:t xml:space="preserve">45,40</w:t>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36C">
            <w:pPr>
              <w:spacing w:before="0" w:line="240" w:lineRule="auto"/>
              <w:jc w:val="center"/>
              <w:rPr>
                <w:color w:val="000000"/>
                <w:sz w:val="24"/>
                <w:szCs w:val="24"/>
                <w:highlight w:val="white"/>
              </w:rPr>
            </w:pPr>
            <w:r w:rsidDel="00000000" w:rsidR="00000000" w:rsidRPr="00000000">
              <w:rPr>
                <w:color w:val="000000"/>
                <w:sz w:val="24"/>
                <w:szCs w:val="24"/>
                <w:highlight w:val="white"/>
                <w:rtl w:val="0"/>
              </w:rPr>
              <w:t xml:space="preserve">3</w:t>
            </w:r>
          </w:p>
        </w:tc>
        <w:tc>
          <w:tcPr>
            <w:tcBorders>
              <w:top w:color="000000" w:space="0" w:sz="4" w:val="single"/>
              <w:left w:color="000000" w:space="0" w:sz="4" w:val="single"/>
              <w:bottom w:color="000000" w:space="0" w:sz="4" w:val="single"/>
              <w:right w:color="000000" w:space="0" w:sz="0" w:val="nil"/>
            </w:tcBorders>
            <w:shd w:fill="ffffff" w:val="clear"/>
          </w:tcPr>
          <w:p w:rsidR="00000000" w:rsidDel="00000000" w:rsidP="00000000" w:rsidRDefault="00000000" w:rsidRPr="00000000" w14:paraId="0000036D">
            <w:pPr>
              <w:spacing w:before="0" w:line="240" w:lineRule="auto"/>
              <w:rPr>
                <w:color w:val="000000"/>
                <w:sz w:val="24"/>
                <w:szCs w:val="24"/>
                <w:highlight w:val="white"/>
              </w:rPr>
            </w:pPr>
            <w:r w:rsidDel="00000000" w:rsidR="00000000" w:rsidRPr="00000000">
              <w:rPr>
                <w:color w:val="000000"/>
                <w:sz w:val="24"/>
                <w:szCs w:val="24"/>
                <w:highlight w:val="white"/>
                <w:rtl w:val="0"/>
              </w:rPr>
              <w:t xml:space="preserve">R-407C</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6E">
            <w:pPr>
              <w:spacing w:before="0" w:line="240" w:lineRule="auto"/>
              <w:jc w:val="center"/>
              <w:rPr>
                <w:color w:val="000000"/>
                <w:sz w:val="24"/>
                <w:szCs w:val="24"/>
              </w:rPr>
            </w:pPr>
            <w:r w:rsidDel="00000000" w:rsidR="00000000" w:rsidRPr="00000000">
              <w:rPr>
                <w:color w:val="000000"/>
                <w:sz w:val="24"/>
                <w:szCs w:val="24"/>
                <w:rtl w:val="0"/>
              </w:rPr>
              <w:t xml:space="preserve">68,10</w:t>
            </w:r>
          </w:p>
        </w:tc>
      </w:tr>
    </w:tbl>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8qz65xq1osm9" w:id="63"/>
      <w:bookmarkEnd w:id="63"/>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III‑6. SLHĐ từ quá trình công nghiệp (khử khí ô nhiễm)</w:t>
      </w:r>
    </w:p>
    <w:tbl>
      <w:tblPr>
        <w:tblStyle w:val="Table16"/>
        <w:tblW w:w="9061.0" w:type="dxa"/>
        <w:jc w:val="left"/>
        <w:tblLayout w:type="fixed"/>
        <w:tblLook w:val="0000"/>
      </w:tblPr>
      <w:tblGrid>
        <w:gridCol w:w="709"/>
        <w:gridCol w:w="4630"/>
        <w:gridCol w:w="3722"/>
        <w:tblGridChange w:id="0">
          <w:tblGrid>
            <w:gridCol w:w="709"/>
            <w:gridCol w:w="4630"/>
            <w:gridCol w:w="3722"/>
          </w:tblGrid>
        </w:tblGridChange>
      </w:tblGrid>
      <w:tr>
        <w:trPr>
          <w:cantSplit w:val="0"/>
          <w:trHeight w:val="561" w:hRule="atLeast"/>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370">
            <w:pPr>
              <w:spacing w:before="0" w:line="240" w:lineRule="auto"/>
              <w:jc w:val="center"/>
              <w:rPr>
                <w:b w:val="1"/>
                <w:bCs w:val="1"/>
                <w:color w:val="000000"/>
                <w:sz w:val="24"/>
                <w:szCs w:val="24"/>
                <w:highlight w:val="white"/>
              </w:rPr>
            </w:pPr>
            <w:r w:rsidDel="00000000" w:rsidR="00000000" w:rsidRPr="00000000">
              <w:rPr>
                <w:b w:val="1"/>
                <w:bCs w:val="1"/>
                <w:color w:val="000000"/>
                <w:sz w:val="24"/>
                <w:szCs w:val="24"/>
                <w:highlight w:val="white"/>
                <w:rtl w:val="0"/>
              </w:rPr>
              <w:t xml:space="preserve">STT</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371">
            <w:pPr>
              <w:spacing w:before="0" w:line="240" w:lineRule="auto"/>
              <w:jc w:val="center"/>
              <w:rPr>
                <w:b w:val="1"/>
                <w:bCs w:val="1"/>
                <w:color w:val="000000"/>
                <w:sz w:val="24"/>
                <w:szCs w:val="24"/>
                <w:highlight w:val="white"/>
              </w:rPr>
            </w:pPr>
            <w:r w:rsidDel="00000000" w:rsidR="00000000" w:rsidRPr="00000000">
              <w:rPr>
                <w:b w:val="1"/>
                <w:bCs w:val="1"/>
                <w:color w:val="000000"/>
                <w:sz w:val="24"/>
                <w:szCs w:val="24"/>
                <w:highlight w:val="white"/>
                <w:rtl w:val="0"/>
              </w:rPr>
              <w:t xml:space="preserve">Tên sản phẩm/nguyên liệu sử dụng</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72">
            <w:pPr>
              <w:spacing w:before="0" w:line="240" w:lineRule="auto"/>
              <w:jc w:val="center"/>
              <w:rPr>
                <w:b w:val="1"/>
                <w:bCs w:val="1"/>
                <w:color w:val="000000"/>
                <w:sz w:val="24"/>
                <w:szCs w:val="24"/>
                <w:highlight w:val="white"/>
              </w:rPr>
            </w:pPr>
            <w:r w:rsidDel="00000000" w:rsidR="00000000" w:rsidRPr="00000000">
              <w:rPr>
                <w:b w:val="1"/>
                <w:bCs w:val="1"/>
                <w:color w:val="000000"/>
                <w:sz w:val="24"/>
                <w:szCs w:val="24"/>
                <w:highlight w:val="white"/>
                <w:rtl w:val="0"/>
              </w:rPr>
              <w:t xml:space="preserve">Lượng tiêu thụ</w:t>
            </w:r>
          </w:p>
        </w:tc>
      </w:tr>
      <w:tr>
        <w:trPr>
          <w:cantSplit w:val="0"/>
          <w:trHeight w:val="561" w:hRule="atLeast"/>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373">
            <w:pPr>
              <w:spacing w:before="0" w:line="240" w:lineRule="auto"/>
              <w:jc w:val="center"/>
              <w:rPr>
                <w:b w:val="1"/>
                <w:bCs w:val="1"/>
                <w:color w:val="000000"/>
                <w:sz w:val="24"/>
                <w:szCs w:val="24"/>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374">
            <w:pPr>
              <w:spacing w:before="0" w:line="240" w:lineRule="auto"/>
              <w:jc w:val="center"/>
              <w:rPr>
                <w:b w:val="1"/>
                <w:bCs w:val="1"/>
                <w:color w:val="000000"/>
                <w:sz w:val="24"/>
                <w:szCs w:val="24"/>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75">
            <w:pPr>
              <w:spacing w:before="0" w:line="240" w:lineRule="auto"/>
              <w:jc w:val="center"/>
              <w:rPr>
                <w:i w:val="1"/>
                <w:iCs w:val="1"/>
                <w:color w:val="000000"/>
                <w:sz w:val="24"/>
                <w:szCs w:val="24"/>
                <w:highlight w:val="white"/>
              </w:rPr>
            </w:pPr>
            <w:r w:rsidDel="00000000" w:rsidR="00000000" w:rsidRPr="00000000">
              <w:rPr>
                <w:i w:val="1"/>
                <w:iCs w:val="1"/>
                <w:color w:val="000000"/>
                <w:sz w:val="24"/>
                <w:szCs w:val="24"/>
                <w:highlight w:val="white"/>
                <w:rtl w:val="0"/>
              </w:rPr>
              <w:t xml:space="preserve">(tấn)</w:t>
            </w:r>
          </w:p>
        </w:tc>
      </w:tr>
      <w:tr>
        <w:trPr>
          <w:cantSplit w:val="0"/>
          <w:tblHeader w:val="0"/>
        </w:trPr>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376">
            <w:pPr>
              <w:spacing w:before="0" w:line="240" w:lineRule="auto"/>
              <w:jc w:val="center"/>
              <w:rPr>
                <w:color w:val="000000"/>
                <w:sz w:val="24"/>
                <w:szCs w:val="24"/>
                <w:highlight w:val="white"/>
              </w:rPr>
            </w:pPr>
            <w:r w:rsidDel="00000000" w:rsidR="00000000" w:rsidRPr="00000000">
              <w:rPr>
                <w:color w:val="000000"/>
                <w:sz w:val="24"/>
                <w:szCs w:val="24"/>
                <w:highlight w:val="white"/>
                <w:rtl w:val="0"/>
              </w:rPr>
              <w:t xml:space="preserve">1</w:t>
            </w:r>
          </w:p>
        </w:tc>
        <w:tc>
          <w:tcPr>
            <w:tcBorders>
              <w:top w:color="000000" w:space="0" w:sz="4" w:val="single"/>
              <w:left w:color="000000" w:space="0" w:sz="4" w:val="single"/>
              <w:bottom w:color="000000" w:space="0" w:sz="4" w:val="single"/>
              <w:right w:color="000000" w:space="0" w:sz="0" w:val="nil"/>
            </w:tcBorders>
            <w:shd w:fill="ffffff" w:val="clear"/>
            <w:vAlign w:val="center"/>
          </w:tcPr>
          <w:p w:rsidR="00000000" w:rsidDel="00000000" w:rsidP="00000000" w:rsidRDefault="00000000" w:rsidRPr="00000000" w14:paraId="00000377">
            <w:pPr>
              <w:spacing w:before="0" w:line="240" w:lineRule="auto"/>
              <w:jc w:val="left"/>
              <w:rPr>
                <w:color w:val="000000"/>
                <w:sz w:val="24"/>
                <w:szCs w:val="24"/>
                <w:highlight w:val="white"/>
              </w:rPr>
            </w:pPr>
            <w:r w:rsidDel="00000000" w:rsidR="00000000" w:rsidRPr="00000000">
              <w:rPr>
                <w:color w:val="000000"/>
                <w:sz w:val="24"/>
                <w:szCs w:val="24"/>
                <w:highlight w:val="white"/>
                <w:rtl w:val="0"/>
              </w:rPr>
              <w:t xml:space="preserve">CaCO</w:t>
            </w:r>
            <w:r w:rsidDel="00000000" w:rsidR="00000000" w:rsidRPr="00000000">
              <w:rPr>
                <w:color w:val="000000"/>
                <w:sz w:val="24"/>
                <w:szCs w:val="24"/>
                <w:highlight w:val="white"/>
                <w:vertAlign w:val="subscript"/>
                <w:rtl w:val="0"/>
              </w:rPr>
              <w:t xml:space="preserve">3</w:t>
            </w:r>
            <w:r w:rsidDel="00000000" w:rsidR="00000000" w:rsidRPr="00000000">
              <w:rPr>
                <w:color w:val="000000"/>
                <w:sz w:val="24"/>
                <w:szCs w:val="24"/>
                <w:highlight w:val="white"/>
                <w:rtl w:val="0"/>
              </w:rPr>
              <w:t xml:space="preserve"> desulfurization (Limestone content 98.33 %)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78">
            <w:pPr>
              <w:spacing w:before="0" w:line="240" w:lineRule="auto"/>
              <w:jc w:val="center"/>
              <w:rPr>
                <w:color w:val="000000"/>
                <w:sz w:val="24"/>
                <w:szCs w:val="24"/>
              </w:rPr>
            </w:pPr>
            <w:r w:rsidDel="00000000" w:rsidR="00000000" w:rsidRPr="00000000">
              <w:rPr>
                <w:color w:val="000000"/>
                <w:sz w:val="24"/>
                <w:szCs w:val="24"/>
                <w:rtl w:val="0"/>
              </w:rPr>
              <w:t xml:space="preserve">12.567,69</w:t>
            </w:r>
          </w:p>
        </w:tc>
      </w:tr>
    </w:tbl>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Nguồn: </w:t>
      </w:r>
      <w:r w:rsidDel="00000000" w:rsidR="00000000" w:rsidRPr="00000000">
        <w:rPr>
          <w:i w:val="1"/>
          <w:iCs w:val="1"/>
          <w:sz w:val="24"/>
          <w:szCs w:val="24"/>
          <w:rtl w:val="0"/>
        </w:rPr>
        <w:t xml:space="preserve">Nhà máy ABC</w:t>
      </w:r>
      <w:r w:rsidDel="00000000" w:rsidR="00000000" w:rsidRPr="00000000">
        <w:rPr>
          <w:rtl w:val="0"/>
        </w:rPr>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qp4hycvq5zrd" w:id="64"/>
      <w:bookmarkEnd w:id="6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III‑7. SLHĐ từ thu gom, xử lý nước thải</w:t>
      </w:r>
    </w:p>
    <w:tbl>
      <w:tblPr>
        <w:tblStyle w:val="Table17"/>
        <w:tblW w:w="90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1700"/>
        <w:gridCol w:w="2552"/>
        <w:gridCol w:w="2262"/>
        <w:tblGridChange w:id="0">
          <w:tblGrid>
            <w:gridCol w:w="2547"/>
            <w:gridCol w:w="1700"/>
            <w:gridCol w:w="2552"/>
            <w:gridCol w:w="2262"/>
          </w:tblGrid>
        </w:tblGridChange>
      </w:tblGrid>
      <w:tr>
        <w:trPr>
          <w:cantSplit w:val="0"/>
          <w:trHeight w:val="873" w:hRule="atLeast"/>
          <w:tblHeader w:val="0"/>
        </w:trPr>
        <w:tc>
          <w:tcPr>
            <w:vAlign w:val="center"/>
          </w:tcPr>
          <w:p w:rsidR="00000000" w:rsidDel="00000000" w:rsidP="00000000" w:rsidRDefault="00000000" w:rsidRPr="00000000" w14:paraId="0000037B">
            <w:pPr>
              <w:spacing w:before="0" w:line="240" w:lineRule="auto"/>
              <w:jc w:val="center"/>
              <w:rPr>
                <w:b w:val="1"/>
                <w:bCs w:val="1"/>
                <w:color w:val="000000"/>
                <w:sz w:val="24"/>
                <w:szCs w:val="24"/>
              </w:rPr>
            </w:pPr>
            <w:r w:rsidDel="00000000" w:rsidR="00000000" w:rsidRPr="00000000">
              <w:rPr>
                <w:b w:val="1"/>
                <w:bCs w:val="1"/>
                <w:color w:val="000000"/>
                <w:sz w:val="24"/>
                <w:szCs w:val="24"/>
                <w:highlight w:val="white"/>
                <w:rtl w:val="0"/>
              </w:rPr>
              <w:t xml:space="preserve">2024</w:t>
            </w:r>
            <w:r w:rsidDel="00000000" w:rsidR="00000000" w:rsidRPr="00000000">
              <w:rPr>
                <w:rtl w:val="0"/>
              </w:rPr>
            </w:r>
          </w:p>
        </w:tc>
        <w:tc>
          <w:tcPr>
            <w:vAlign w:val="center"/>
          </w:tcPr>
          <w:p w:rsidR="00000000" w:rsidDel="00000000" w:rsidP="00000000" w:rsidRDefault="00000000" w:rsidRPr="00000000" w14:paraId="0000037C">
            <w:pPr>
              <w:spacing w:before="0" w:line="240" w:lineRule="auto"/>
              <w:jc w:val="center"/>
              <w:rPr>
                <w:b w:val="1"/>
                <w:bCs w:val="1"/>
                <w:color w:val="000000"/>
                <w:sz w:val="24"/>
                <w:szCs w:val="24"/>
                <w:highlight w:val="white"/>
              </w:rPr>
            </w:pPr>
            <w:r w:rsidDel="00000000" w:rsidR="00000000" w:rsidRPr="00000000">
              <w:rPr>
                <w:b w:val="1"/>
                <w:bCs w:val="1"/>
                <w:color w:val="000000"/>
                <w:sz w:val="24"/>
                <w:szCs w:val="24"/>
                <w:highlight w:val="white"/>
                <w:rtl w:val="0"/>
              </w:rPr>
              <w:t xml:space="preserve">Khối lượng</w:t>
            </w:r>
          </w:p>
        </w:tc>
        <w:tc>
          <w:tcPr>
            <w:vAlign w:val="center"/>
          </w:tcPr>
          <w:p w:rsidR="00000000" w:rsidDel="00000000" w:rsidP="00000000" w:rsidRDefault="00000000" w:rsidRPr="00000000" w14:paraId="0000037D">
            <w:pPr>
              <w:spacing w:before="0" w:line="240" w:lineRule="auto"/>
              <w:jc w:val="center"/>
              <w:rPr>
                <w:b w:val="1"/>
                <w:bCs w:val="1"/>
                <w:color w:val="000000"/>
                <w:sz w:val="24"/>
                <w:szCs w:val="24"/>
                <w:highlight w:val="white"/>
              </w:rPr>
            </w:pPr>
            <w:r w:rsidDel="00000000" w:rsidR="00000000" w:rsidRPr="00000000">
              <w:rPr>
                <w:b w:val="1"/>
                <w:bCs w:val="1"/>
                <w:color w:val="000000"/>
                <w:sz w:val="24"/>
                <w:szCs w:val="24"/>
                <w:highlight w:val="white"/>
                <w:rtl w:val="0"/>
              </w:rPr>
              <w:t xml:space="preserve">BOD</w:t>
            </w:r>
          </w:p>
        </w:tc>
        <w:tc>
          <w:tcPr>
            <w:vAlign w:val="center"/>
          </w:tcPr>
          <w:p w:rsidR="00000000" w:rsidDel="00000000" w:rsidP="00000000" w:rsidRDefault="00000000" w:rsidRPr="00000000" w14:paraId="0000037E">
            <w:pPr>
              <w:spacing w:before="0" w:line="240" w:lineRule="auto"/>
              <w:jc w:val="center"/>
              <w:rPr>
                <w:b w:val="1"/>
                <w:bCs w:val="1"/>
                <w:color w:val="000000"/>
                <w:sz w:val="24"/>
                <w:szCs w:val="24"/>
                <w:highlight w:val="white"/>
              </w:rPr>
            </w:pPr>
            <w:r w:rsidDel="00000000" w:rsidR="00000000" w:rsidRPr="00000000">
              <w:rPr>
                <w:b w:val="1"/>
                <w:bCs w:val="1"/>
                <w:color w:val="000000"/>
                <w:sz w:val="24"/>
                <w:szCs w:val="24"/>
                <w:highlight w:val="white"/>
                <w:rtl w:val="0"/>
              </w:rPr>
              <w:t xml:space="preserve">COD</w:t>
            </w:r>
          </w:p>
        </w:tc>
      </w:tr>
      <w:tr>
        <w:trPr>
          <w:cantSplit w:val="0"/>
          <w:trHeight w:val="306" w:hRule="atLeast"/>
          <w:tblHeader w:val="0"/>
        </w:trPr>
        <w:tc>
          <w:tcPr>
            <w:vAlign w:val="center"/>
          </w:tcPr>
          <w:p w:rsidR="00000000" w:rsidDel="00000000" w:rsidP="00000000" w:rsidRDefault="00000000" w:rsidRPr="00000000" w14:paraId="0000037F">
            <w:pPr>
              <w:spacing w:before="0" w:line="240" w:lineRule="auto"/>
              <w:jc w:val="center"/>
              <w:rPr>
                <w:b w:val="1"/>
                <w:bCs w:val="1"/>
                <w:color w:val="000000"/>
                <w:sz w:val="24"/>
                <w:szCs w:val="24"/>
                <w:highlight w:val="white"/>
              </w:rPr>
            </w:pPr>
            <w:r w:rsidDel="00000000" w:rsidR="00000000" w:rsidRPr="00000000">
              <w:rPr>
                <w:rtl w:val="0"/>
              </w:rPr>
            </w:r>
          </w:p>
        </w:tc>
        <w:tc>
          <w:tcPr>
            <w:vAlign w:val="center"/>
          </w:tcPr>
          <w:p w:rsidR="00000000" w:rsidDel="00000000" w:rsidP="00000000" w:rsidRDefault="00000000" w:rsidRPr="00000000" w14:paraId="00000380">
            <w:pPr>
              <w:spacing w:before="0" w:line="240" w:lineRule="auto"/>
              <w:jc w:val="center"/>
              <w:rPr>
                <w:b w:val="1"/>
                <w:bCs w:val="1"/>
                <w:color w:val="000000"/>
                <w:sz w:val="24"/>
                <w:szCs w:val="24"/>
                <w:highlight w:val="white"/>
              </w:rPr>
            </w:pPr>
            <w:r w:rsidDel="00000000" w:rsidR="00000000" w:rsidRPr="00000000">
              <w:rPr>
                <w:i w:val="1"/>
                <w:iCs w:val="1"/>
                <w:color w:val="000000"/>
                <w:sz w:val="24"/>
                <w:szCs w:val="24"/>
                <w:highlight w:val="white"/>
                <w:rtl w:val="0"/>
              </w:rPr>
              <w:t xml:space="preserve">m</w:t>
            </w:r>
            <w:r w:rsidDel="00000000" w:rsidR="00000000" w:rsidRPr="00000000">
              <w:rPr>
                <w:i w:val="1"/>
                <w:iCs w:val="1"/>
                <w:color w:val="000000"/>
                <w:sz w:val="24"/>
                <w:szCs w:val="24"/>
                <w:highlight w:val="white"/>
                <w:vertAlign w:val="superscript"/>
                <w:rtl w:val="0"/>
              </w:rPr>
              <w:t xml:space="preserve">3</w:t>
            </w:r>
            <w:r w:rsidDel="00000000" w:rsidR="00000000" w:rsidRPr="00000000">
              <w:rPr>
                <w:rtl w:val="0"/>
              </w:rPr>
            </w:r>
          </w:p>
        </w:tc>
        <w:tc>
          <w:tcPr/>
          <w:p w:rsidR="00000000" w:rsidDel="00000000" w:rsidP="00000000" w:rsidRDefault="00000000" w:rsidRPr="00000000" w14:paraId="00000381">
            <w:pPr>
              <w:spacing w:before="0" w:line="240" w:lineRule="auto"/>
              <w:jc w:val="center"/>
              <w:rPr>
                <w:i w:val="1"/>
                <w:iCs w:val="1"/>
                <w:color w:val="000000"/>
                <w:sz w:val="24"/>
                <w:szCs w:val="24"/>
                <w:highlight w:val="white"/>
              </w:rPr>
            </w:pPr>
            <w:r w:rsidDel="00000000" w:rsidR="00000000" w:rsidRPr="00000000">
              <w:rPr>
                <w:i w:val="1"/>
                <w:iCs w:val="1"/>
                <w:color w:val="000000"/>
                <w:sz w:val="24"/>
                <w:szCs w:val="24"/>
                <w:highlight w:val="white"/>
                <w:rtl w:val="0"/>
              </w:rPr>
              <w:t xml:space="preserve">(kgBOD/year)</w:t>
            </w:r>
          </w:p>
        </w:tc>
        <w:tc>
          <w:tcPr/>
          <w:p w:rsidR="00000000" w:rsidDel="00000000" w:rsidP="00000000" w:rsidRDefault="00000000" w:rsidRPr="00000000" w14:paraId="00000382">
            <w:pPr>
              <w:spacing w:before="0" w:line="240" w:lineRule="auto"/>
              <w:jc w:val="center"/>
              <w:rPr>
                <w:i w:val="1"/>
                <w:iCs w:val="1"/>
                <w:color w:val="000000"/>
                <w:sz w:val="24"/>
                <w:szCs w:val="24"/>
                <w:highlight w:val="white"/>
              </w:rPr>
            </w:pPr>
            <w:r w:rsidDel="00000000" w:rsidR="00000000" w:rsidRPr="00000000">
              <w:rPr>
                <w:i w:val="1"/>
                <w:iCs w:val="1"/>
                <w:color w:val="000000"/>
                <w:sz w:val="24"/>
                <w:szCs w:val="24"/>
                <w:highlight w:val="white"/>
                <w:rtl w:val="0"/>
              </w:rPr>
              <w:t xml:space="preserve">(kgCOD/year)</w:t>
            </w:r>
          </w:p>
        </w:tc>
      </w:tr>
      <w:tr>
        <w:trPr>
          <w:cantSplit w:val="0"/>
          <w:trHeight w:val="500" w:hRule="atLeast"/>
          <w:tblHeader w:val="0"/>
        </w:trPr>
        <w:tc>
          <w:tcPr>
            <w:vAlign w:val="center"/>
          </w:tcPr>
          <w:p w:rsidR="00000000" w:rsidDel="00000000" w:rsidP="00000000" w:rsidRDefault="00000000" w:rsidRPr="00000000" w14:paraId="00000383">
            <w:pPr>
              <w:spacing w:before="0" w:line="240" w:lineRule="auto"/>
              <w:rPr>
                <w:color w:val="000000"/>
                <w:sz w:val="24"/>
                <w:szCs w:val="24"/>
                <w:highlight w:val="white"/>
              </w:rPr>
            </w:pPr>
            <w:r w:rsidDel="00000000" w:rsidR="00000000" w:rsidRPr="00000000">
              <w:rPr>
                <w:color w:val="000000"/>
                <w:sz w:val="24"/>
                <w:szCs w:val="24"/>
                <w:highlight w:val="white"/>
                <w:rtl w:val="0"/>
              </w:rPr>
              <w:t xml:space="preserve">Nước thải sinh hoạt</w:t>
            </w:r>
          </w:p>
          <w:p w:rsidR="00000000" w:rsidDel="00000000" w:rsidP="00000000" w:rsidRDefault="00000000" w:rsidRPr="00000000" w14:paraId="00000384">
            <w:pPr>
              <w:spacing w:before="0" w:line="240" w:lineRule="auto"/>
              <w:rPr>
                <w:color w:val="000000"/>
                <w:sz w:val="24"/>
                <w:szCs w:val="24"/>
              </w:rPr>
            </w:pPr>
            <w:r w:rsidDel="00000000" w:rsidR="00000000" w:rsidRPr="00000000">
              <w:rPr>
                <w:rtl w:val="0"/>
              </w:rPr>
            </w:r>
          </w:p>
        </w:tc>
        <w:tc>
          <w:tcPr>
            <w:vAlign w:val="center"/>
          </w:tcPr>
          <w:p w:rsidR="00000000" w:rsidDel="00000000" w:rsidP="00000000" w:rsidRDefault="00000000" w:rsidRPr="00000000" w14:paraId="00000385">
            <w:pPr>
              <w:spacing w:before="0" w:line="240" w:lineRule="auto"/>
              <w:jc w:val="center"/>
              <w:rPr>
                <w:color w:val="000000"/>
                <w:sz w:val="24"/>
                <w:szCs w:val="24"/>
              </w:rPr>
            </w:pPr>
            <w:r w:rsidDel="00000000" w:rsidR="00000000" w:rsidRPr="00000000">
              <w:rPr>
                <w:color w:val="000000"/>
                <w:sz w:val="24"/>
                <w:szCs w:val="24"/>
                <w:rtl w:val="0"/>
              </w:rPr>
              <w:t xml:space="preserve">28.060,00</w:t>
            </w:r>
          </w:p>
        </w:tc>
        <w:tc>
          <w:tcPr>
            <w:vAlign w:val="center"/>
          </w:tcPr>
          <w:p w:rsidR="00000000" w:rsidDel="00000000" w:rsidP="00000000" w:rsidRDefault="00000000" w:rsidRPr="00000000" w14:paraId="00000386">
            <w:pPr>
              <w:spacing w:before="0" w:line="240" w:lineRule="auto"/>
              <w:jc w:val="center"/>
              <w:rPr>
                <w:color w:val="000000"/>
                <w:sz w:val="24"/>
                <w:szCs w:val="24"/>
              </w:rPr>
            </w:pPr>
            <w:r w:rsidDel="00000000" w:rsidR="00000000" w:rsidRPr="00000000">
              <w:rPr>
                <w:color w:val="000000"/>
                <w:sz w:val="24"/>
                <w:szCs w:val="24"/>
                <w:rtl w:val="0"/>
              </w:rPr>
              <w:t xml:space="preserve">203,44</w:t>
            </w:r>
          </w:p>
        </w:tc>
        <w:tc>
          <w:tcPr>
            <w:vAlign w:val="center"/>
          </w:tcPr>
          <w:p w:rsidR="00000000" w:rsidDel="00000000" w:rsidP="00000000" w:rsidRDefault="00000000" w:rsidRPr="00000000" w14:paraId="00000387">
            <w:pPr>
              <w:spacing w:before="0" w:line="240" w:lineRule="auto"/>
              <w:jc w:val="center"/>
              <w:rPr>
                <w:color w:val="000000"/>
                <w:sz w:val="24"/>
                <w:szCs w:val="24"/>
              </w:rPr>
            </w:pPr>
            <w:r w:rsidDel="00000000" w:rsidR="00000000" w:rsidRPr="00000000">
              <w:rPr>
                <w:rtl w:val="0"/>
              </w:rPr>
            </w:r>
          </w:p>
        </w:tc>
      </w:tr>
      <w:tr>
        <w:trPr>
          <w:cantSplit w:val="0"/>
          <w:trHeight w:val="422" w:hRule="atLeast"/>
          <w:tblHeader w:val="0"/>
        </w:trPr>
        <w:tc>
          <w:tcPr>
            <w:vAlign w:val="center"/>
          </w:tcPr>
          <w:p w:rsidR="00000000" w:rsidDel="00000000" w:rsidP="00000000" w:rsidRDefault="00000000" w:rsidRPr="00000000" w14:paraId="00000388">
            <w:pPr>
              <w:spacing w:before="0" w:line="240" w:lineRule="auto"/>
              <w:rPr>
                <w:color w:val="000000"/>
                <w:sz w:val="24"/>
                <w:szCs w:val="24"/>
                <w:highlight w:val="white"/>
              </w:rPr>
            </w:pPr>
            <w:r w:rsidDel="00000000" w:rsidR="00000000" w:rsidRPr="00000000">
              <w:rPr>
                <w:color w:val="000000"/>
                <w:sz w:val="24"/>
                <w:szCs w:val="24"/>
                <w:highlight w:val="white"/>
                <w:rtl w:val="0"/>
              </w:rPr>
              <w:t xml:space="preserve">Nước thải công nghiệp</w:t>
            </w:r>
          </w:p>
        </w:tc>
        <w:tc>
          <w:tcPr>
            <w:vAlign w:val="center"/>
          </w:tcPr>
          <w:p w:rsidR="00000000" w:rsidDel="00000000" w:rsidP="00000000" w:rsidRDefault="00000000" w:rsidRPr="00000000" w14:paraId="00000389">
            <w:pPr>
              <w:spacing w:before="0" w:line="240" w:lineRule="auto"/>
              <w:jc w:val="center"/>
              <w:rPr>
                <w:color w:val="000000"/>
                <w:sz w:val="24"/>
                <w:szCs w:val="24"/>
              </w:rPr>
            </w:pPr>
            <w:r w:rsidDel="00000000" w:rsidR="00000000" w:rsidRPr="00000000">
              <w:rPr>
                <w:color w:val="000000"/>
                <w:sz w:val="24"/>
                <w:szCs w:val="24"/>
                <w:rtl w:val="0"/>
              </w:rPr>
              <w:t xml:space="preserve">625.476,68</w:t>
            </w:r>
          </w:p>
        </w:tc>
        <w:tc>
          <w:tcPr>
            <w:vAlign w:val="center"/>
          </w:tcPr>
          <w:p w:rsidR="00000000" w:rsidDel="00000000" w:rsidP="00000000" w:rsidRDefault="00000000" w:rsidRPr="00000000" w14:paraId="0000038A">
            <w:pPr>
              <w:spacing w:before="0" w:line="240" w:lineRule="auto"/>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38B">
            <w:pPr>
              <w:spacing w:before="0" w:line="240" w:lineRule="auto"/>
              <w:jc w:val="center"/>
              <w:rPr>
                <w:color w:val="000000"/>
                <w:sz w:val="24"/>
                <w:szCs w:val="24"/>
              </w:rPr>
            </w:pPr>
            <w:r w:rsidDel="00000000" w:rsidR="00000000" w:rsidRPr="00000000">
              <w:rPr>
                <w:color w:val="000000"/>
                <w:sz w:val="24"/>
                <w:szCs w:val="24"/>
                <w:rtl w:val="0"/>
              </w:rPr>
              <w:t xml:space="preserve">66.916,10</w:t>
            </w:r>
          </w:p>
        </w:tc>
      </w:tr>
    </w:tbl>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Nguồn: </w:t>
      </w:r>
      <w:r w:rsidDel="00000000" w:rsidR="00000000" w:rsidRPr="00000000">
        <w:rPr>
          <w:i w:val="1"/>
          <w:iCs w:val="1"/>
          <w:sz w:val="24"/>
          <w:szCs w:val="24"/>
          <w:rtl w:val="0"/>
        </w:rPr>
        <w:t xml:space="preserve">Nhà máy ABC</w:t>
      </w:r>
      <w:r w:rsidDel="00000000" w:rsidR="00000000" w:rsidRPr="00000000">
        <w:rPr>
          <w:rtl w:val="0"/>
        </w:rPr>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i875nmmq8nvq" w:id="65"/>
      <w:bookmarkEnd w:id="65"/>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III‑8. SLHĐ tiêu thụ năng lượng điện mua bên ngoài</w:t>
      </w:r>
    </w:p>
    <w:tbl>
      <w:tblPr>
        <w:tblStyle w:val="Table18"/>
        <w:tblW w:w="90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2552"/>
        <w:gridCol w:w="2262"/>
        <w:tblGridChange w:id="0">
          <w:tblGrid>
            <w:gridCol w:w="4247"/>
            <w:gridCol w:w="2552"/>
            <w:gridCol w:w="2262"/>
          </w:tblGrid>
        </w:tblGridChange>
      </w:tblGrid>
      <w:tr>
        <w:trPr>
          <w:cantSplit w:val="0"/>
          <w:trHeight w:val="873" w:hRule="atLeast"/>
          <w:tblHeader w:val="0"/>
        </w:trPr>
        <w:tc>
          <w:tcPr>
            <w:vAlign w:val="center"/>
          </w:tcPr>
          <w:p w:rsidR="00000000" w:rsidDel="00000000" w:rsidP="00000000" w:rsidRDefault="00000000" w:rsidRPr="00000000" w14:paraId="0000038E">
            <w:pPr>
              <w:spacing w:before="0" w:line="240" w:lineRule="auto"/>
              <w:jc w:val="center"/>
              <w:rPr>
                <w:b w:val="1"/>
                <w:bCs w:val="1"/>
                <w:color w:val="000000"/>
                <w:sz w:val="24"/>
                <w:szCs w:val="24"/>
              </w:rPr>
            </w:pPr>
            <w:r w:rsidDel="00000000" w:rsidR="00000000" w:rsidRPr="00000000">
              <w:rPr>
                <w:b w:val="1"/>
                <w:bCs w:val="1"/>
                <w:color w:val="000000"/>
                <w:sz w:val="24"/>
                <w:szCs w:val="24"/>
                <w:highlight w:val="white"/>
                <w:rtl w:val="0"/>
              </w:rPr>
              <w:t xml:space="preserve">2024</w:t>
            </w:r>
            <w:r w:rsidDel="00000000" w:rsidR="00000000" w:rsidRPr="00000000">
              <w:rPr>
                <w:rtl w:val="0"/>
              </w:rPr>
            </w:r>
          </w:p>
        </w:tc>
        <w:tc>
          <w:tcPr>
            <w:vAlign w:val="center"/>
          </w:tcPr>
          <w:p w:rsidR="00000000" w:rsidDel="00000000" w:rsidP="00000000" w:rsidRDefault="00000000" w:rsidRPr="00000000" w14:paraId="0000038F">
            <w:pPr>
              <w:spacing w:before="0" w:line="240" w:lineRule="auto"/>
              <w:jc w:val="center"/>
              <w:rPr>
                <w:b w:val="1"/>
                <w:bCs w:val="1"/>
                <w:color w:val="000000"/>
                <w:sz w:val="24"/>
                <w:szCs w:val="24"/>
                <w:highlight w:val="white"/>
              </w:rPr>
            </w:pPr>
            <w:r w:rsidDel="00000000" w:rsidR="00000000" w:rsidRPr="00000000">
              <w:rPr>
                <w:b w:val="1"/>
                <w:bCs w:val="1"/>
                <w:color w:val="000000"/>
                <w:sz w:val="24"/>
                <w:szCs w:val="24"/>
                <w:highlight w:val="white"/>
                <w:rtl w:val="0"/>
              </w:rPr>
              <w:t xml:space="preserve">Khối lượng</w:t>
            </w:r>
          </w:p>
        </w:tc>
        <w:tc>
          <w:tcPr>
            <w:vAlign w:val="center"/>
          </w:tcPr>
          <w:p w:rsidR="00000000" w:rsidDel="00000000" w:rsidP="00000000" w:rsidRDefault="00000000" w:rsidRPr="00000000" w14:paraId="00000390">
            <w:pPr>
              <w:spacing w:before="0" w:line="240" w:lineRule="auto"/>
              <w:jc w:val="center"/>
              <w:rPr>
                <w:b w:val="1"/>
                <w:bCs w:val="1"/>
                <w:color w:val="000000"/>
                <w:sz w:val="24"/>
                <w:szCs w:val="24"/>
                <w:highlight w:val="white"/>
              </w:rPr>
            </w:pPr>
            <w:r w:rsidDel="00000000" w:rsidR="00000000" w:rsidRPr="00000000">
              <w:rPr>
                <w:b w:val="1"/>
                <w:bCs w:val="1"/>
                <w:color w:val="000000"/>
                <w:sz w:val="24"/>
                <w:szCs w:val="24"/>
                <w:highlight w:val="white"/>
                <w:rtl w:val="0"/>
              </w:rPr>
              <w:t xml:space="preserve">Khối lượng</w:t>
            </w:r>
          </w:p>
        </w:tc>
      </w:tr>
      <w:tr>
        <w:trPr>
          <w:cantSplit w:val="0"/>
          <w:trHeight w:val="306" w:hRule="atLeast"/>
          <w:tblHeader w:val="0"/>
        </w:trPr>
        <w:tc>
          <w:tcPr>
            <w:vAlign w:val="center"/>
          </w:tcPr>
          <w:p w:rsidR="00000000" w:rsidDel="00000000" w:rsidP="00000000" w:rsidRDefault="00000000" w:rsidRPr="00000000" w14:paraId="00000391">
            <w:pPr>
              <w:spacing w:before="0" w:line="240" w:lineRule="auto"/>
              <w:jc w:val="center"/>
              <w:rPr>
                <w:b w:val="1"/>
                <w:bCs w:val="1"/>
                <w:color w:val="000000"/>
                <w:sz w:val="24"/>
                <w:szCs w:val="24"/>
                <w:highlight w:val="white"/>
              </w:rPr>
            </w:pPr>
            <w:r w:rsidDel="00000000" w:rsidR="00000000" w:rsidRPr="00000000">
              <w:rPr>
                <w:rtl w:val="0"/>
              </w:rPr>
            </w:r>
          </w:p>
        </w:tc>
        <w:tc>
          <w:tcPr>
            <w:vAlign w:val="center"/>
          </w:tcPr>
          <w:p w:rsidR="00000000" w:rsidDel="00000000" w:rsidP="00000000" w:rsidRDefault="00000000" w:rsidRPr="00000000" w14:paraId="00000392">
            <w:pPr>
              <w:spacing w:before="0" w:line="240" w:lineRule="auto"/>
              <w:jc w:val="center"/>
              <w:rPr>
                <w:b w:val="1"/>
                <w:bCs w:val="1"/>
                <w:color w:val="000000"/>
                <w:sz w:val="24"/>
                <w:szCs w:val="24"/>
                <w:highlight w:val="white"/>
              </w:rPr>
            </w:pPr>
            <w:r w:rsidDel="00000000" w:rsidR="00000000" w:rsidRPr="00000000">
              <w:rPr>
                <w:i w:val="1"/>
                <w:iCs w:val="1"/>
                <w:color w:val="000000"/>
                <w:sz w:val="24"/>
                <w:szCs w:val="24"/>
                <w:highlight w:val="white"/>
                <w:rtl w:val="0"/>
              </w:rPr>
              <w:t xml:space="preserve">(KWh)</w:t>
            </w:r>
            <w:r w:rsidDel="00000000" w:rsidR="00000000" w:rsidRPr="00000000">
              <w:rPr>
                <w:rtl w:val="0"/>
              </w:rPr>
            </w:r>
          </w:p>
        </w:tc>
        <w:tc>
          <w:tcPr/>
          <w:p w:rsidR="00000000" w:rsidDel="00000000" w:rsidP="00000000" w:rsidRDefault="00000000" w:rsidRPr="00000000" w14:paraId="00000393">
            <w:pPr>
              <w:spacing w:before="0" w:line="240" w:lineRule="auto"/>
              <w:jc w:val="center"/>
              <w:rPr>
                <w:i w:val="1"/>
                <w:iCs w:val="1"/>
                <w:color w:val="000000"/>
                <w:sz w:val="24"/>
                <w:szCs w:val="24"/>
                <w:highlight w:val="white"/>
              </w:rPr>
            </w:pPr>
            <w:r w:rsidDel="00000000" w:rsidR="00000000" w:rsidRPr="00000000">
              <w:rPr>
                <w:i w:val="1"/>
                <w:iCs w:val="1"/>
                <w:color w:val="000000"/>
                <w:sz w:val="24"/>
                <w:szCs w:val="24"/>
                <w:highlight w:val="white"/>
                <w:rtl w:val="0"/>
              </w:rPr>
              <w:t xml:space="preserve">(MWh)</w:t>
            </w:r>
          </w:p>
        </w:tc>
      </w:tr>
      <w:tr>
        <w:trPr>
          <w:cantSplit w:val="0"/>
          <w:trHeight w:val="500" w:hRule="atLeast"/>
          <w:tblHeader w:val="0"/>
        </w:trPr>
        <w:tc>
          <w:tcPr>
            <w:vAlign w:val="center"/>
          </w:tcPr>
          <w:p w:rsidR="00000000" w:rsidDel="00000000" w:rsidP="00000000" w:rsidRDefault="00000000" w:rsidRPr="00000000" w14:paraId="00000394">
            <w:pPr>
              <w:spacing w:before="0" w:line="240" w:lineRule="auto"/>
              <w:jc w:val="center"/>
              <w:rPr>
                <w:color w:val="000000"/>
                <w:sz w:val="24"/>
                <w:szCs w:val="24"/>
                <w:highlight w:val="white"/>
              </w:rPr>
            </w:pPr>
            <w:r w:rsidDel="00000000" w:rsidR="00000000" w:rsidRPr="00000000">
              <w:rPr>
                <w:color w:val="000000"/>
                <w:sz w:val="24"/>
                <w:szCs w:val="24"/>
                <w:highlight w:val="white"/>
                <w:rtl w:val="0"/>
              </w:rPr>
              <w:t xml:space="preserve">Khối lượng điện tiêu thụ mua bên ngoài</w:t>
            </w:r>
          </w:p>
        </w:tc>
        <w:tc>
          <w:tcPr>
            <w:vAlign w:val="center"/>
          </w:tcPr>
          <w:p w:rsidR="00000000" w:rsidDel="00000000" w:rsidP="00000000" w:rsidRDefault="00000000" w:rsidRPr="00000000" w14:paraId="00000395">
            <w:pPr>
              <w:spacing w:before="0" w:line="240" w:lineRule="auto"/>
              <w:jc w:val="center"/>
              <w:rPr>
                <w:color w:val="000000"/>
                <w:sz w:val="24"/>
                <w:szCs w:val="24"/>
              </w:rPr>
            </w:pPr>
            <w:r w:rsidDel="00000000" w:rsidR="00000000" w:rsidRPr="00000000">
              <w:rPr>
                <w:color w:val="000000"/>
                <w:sz w:val="24"/>
                <w:szCs w:val="24"/>
                <w:rtl w:val="0"/>
              </w:rPr>
              <w:t xml:space="preserve">7.097.712</w:t>
            </w:r>
          </w:p>
        </w:tc>
        <w:tc>
          <w:tcPr>
            <w:vAlign w:val="center"/>
          </w:tcPr>
          <w:p w:rsidR="00000000" w:rsidDel="00000000" w:rsidP="00000000" w:rsidRDefault="00000000" w:rsidRPr="00000000" w14:paraId="00000396">
            <w:pPr>
              <w:spacing w:before="0" w:line="240" w:lineRule="auto"/>
              <w:jc w:val="center"/>
              <w:rPr>
                <w:color w:val="000000"/>
                <w:sz w:val="24"/>
                <w:szCs w:val="24"/>
              </w:rPr>
            </w:pPr>
            <w:r w:rsidDel="00000000" w:rsidR="00000000" w:rsidRPr="00000000">
              <w:rPr>
                <w:color w:val="000000"/>
                <w:sz w:val="24"/>
                <w:szCs w:val="24"/>
                <w:rtl w:val="0"/>
              </w:rPr>
              <w:t xml:space="preserve">7.097,71</w:t>
            </w:r>
          </w:p>
        </w:tc>
      </w:tr>
    </w:tbl>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Nguồn: </w:t>
      </w:r>
      <w:r w:rsidDel="00000000" w:rsidR="00000000" w:rsidRPr="00000000">
        <w:rPr>
          <w:i w:val="1"/>
          <w:iCs w:val="1"/>
          <w:sz w:val="24"/>
          <w:szCs w:val="24"/>
          <w:rtl w:val="0"/>
        </w:rPr>
        <w:t xml:space="preserve">Nhà máy ABC</w:t>
      </w:r>
      <w:r w:rsidDel="00000000" w:rsidR="00000000" w:rsidRPr="00000000">
        <w:rPr>
          <w:rtl w:val="0"/>
        </w:rPr>
      </w:r>
    </w:p>
    <w:p w:rsidR="00000000" w:rsidDel="00000000" w:rsidP="00000000" w:rsidRDefault="00000000" w:rsidRPr="00000000" w14:paraId="00000398">
      <w:pPr>
        <w:pStyle w:val="Heading3"/>
        <w:numPr>
          <w:ilvl w:val="2"/>
          <w:numId w:val="1"/>
        </w:numPr>
        <w:ind w:left="0" w:firstLine="0"/>
        <w:rPr/>
      </w:pPr>
      <w:bookmarkStart w:colFirst="0" w:colLast="0" w:name="_ig2m42y39rbv" w:id="66"/>
      <w:bookmarkEnd w:id="66"/>
      <w:r w:rsidDel="00000000" w:rsidR="00000000" w:rsidRPr="00000000">
        <w:rPr>
          <w:rtl w:val="0"/>
        </w:rPr>
        <w:t xml:space="preserve">Hệ số phát thải</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số phát thải (HSPT) áp dụng trong quá trình kiểm kê KNK cho năm 2024 của cơ sở lựa chọn theo Danh mục hệ số phát thải do Bộ Tài nguyên và Môi trường công bố tại Quyết định số 2626/QĐ-BTNMT ngày 10 tháng 10 năm 2022.</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 tiết các HSPT từ các nguồn phát thải được trình bày trong các bảng dưới đây.</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hlai2widl87w" w:id="67"/>
      <w:bookmarkEnd w:id="67"/>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III‑9. HSPT từ các hoạt động đốt nhiên liệu</w:t>
      </w:r>
    </w:p>
    <w:tbl>
      <w:tblPr>
        <w:tblStyle w:val="Table19"/>
        <w:tblW w:w="90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9"/>
        <w:gridCol w:w="1740"/>
        <w:gridCol w:w="1571"/>
        <w:gridCol w:w="1743"/>
        <w:gridCol w:w="1568"/>
        <w:tblGridChange w:id="0">
          <w:tblGrid>
            <w:gridCol w:w="2439"/>
            <w:gridCol w:w="1740"/>
            <w:gridCol w:w="1571"/>
            <w:gridCol w:w="1743"/>
            <w:gridCol w:w="1568"/>
          </w:tblGrid>
        </w:tblGridChange>
      </w:tblGrid>
      <w:tr>
        <w:trPr>
          <w:cantSplit w:val="0"/>
          <w:trHeight w:val="873" w:hRule="atLeast"/>
          <w:tblHeader w:val="0"/>
        </w:trPr>
        <w:tc>
          <w:tcPr>
            <w:vAlign w:val="center"/>
          </w:tcPr>
          <w:p w:rsidR="00000000" w:rsidDel="00000000" w:rsidP="00000000" w:rsidRDefault="00000000" w:rsidRPr="00000000" w14:paraId="0000039C">
            <w:pPr>
              <w:spacing w:before="0" w:line="240" w:lineRule="auto"/>
              <w:jc w:val="center"/>
              <w:rPr>
                <w:b w:val="1"/>
                <w:bCs w:val="1"/>
                <w:color w:val="000000"/>
                <w:sz w:val="24"/>
                <w:szCs w:val="24"/>
              </w:rPr>
            </w:pPr>
            <w:r w:rsidDel="00000000" w:rsidR="00000000" w:rsidRPr="00000000">
              <w:rPr>
                <w:b w:val="1"/>
                <w:bCs w:val="1"/>
                <w:color w:val="000000"/>
                <w:sz w:val="24"/>
                <w:szCs w:val="24"/>
                <w:highlight w:val="white"/>
                <w:rtl w:val="0"/>
              </w:rPr>
              <w:t xml:space="preserve">Loại khí</w:t>
            </w:r>
            <w:r w:rsidDel="00000000" w:rsidR="00000000" w:rsidRPr="00000000">
              <w:rPr>
                <w:rtl w:val="0"/>
              </w:rPr>
            </w:r>
          </w:p>
        </w:tc>
        <w:tc>
          <w:tcPr>
            <w:vAlign w:val="center"/>
          </w:tcPr>
          <w:p w:rsidR="00000000" w:rsidDel="00000000" w:rsidP="00000000" w:rsidRDefault="00000000" w:rsidRPr="00000000" w14:paraId="0000039D">
            <w:pPr>
              <w:spacing w:before="0" w:line="240" w:lineRule="auto"/>
              <w:jc w:val="center"/>
              <w:rPr>
                <w:b w:val="1"/>
                <w:bCs w:val="1"/>
                <w:color w:val="000000"/>
                <w:sz w:val="24"/>
                <w:szCs w:val="24"/>
              </w:rPr>
            </w:pPr>
            <w:r w:rsidDel="00000000" w:rsidR="00000000" w:rsidRPr="00000000">
              <w:rPr>
                <w:b w:val="1"/>
                <w:bCs w:val="1"/>
                <w:color w:val="000000"/>
                <w:sz w:val="24"/>
                <w:szCs w:val="24"/>
                <w:highlight w:val="white"/>
                <w:rtl w:val="0"/>
              </w:rPr>
              <w:t xml:space="preserve">Than</w:t>
            </w:r>
            <w:r w:rsidDel="00000000" w:rsidR="00000000" w:rsidRPr="00000000">
              <w:rPr>
                <w:rtl w:val="0"/>
              </w:rPr>
            </w:r>
          </w:p>
          <w:p w:rsidR="00000000" w:rsidDel="00000000" w:rsidP="00000000" w:rsidRDefault="00000000" w:rsidRPr="00000000" w14:paraId="0000039E">
            <w:pPr>
              <w:spacing w:before="0" w:line="240" w:lineRule="auto"/>
              <w:jc w:val="center"/>
              <w:rPr>
                <w:b w:val="1"/>
                <w:bCs w:val="1"/>
                <w:color w:val="000000"/>
                <w:sz w:val="24"/>
                <w:szCs w:val="24"/>
                <w:highlight w:val="white"/>
              </w:rPr>
            </w:pPr>
            <w:r w:rsidDel="00000000" w:rsidR="00000000" w:rsidRPr="00000000">
              <w:rPr>
                <w:b w:val="1"/>
                <w:bCs w:val="1"/>
                <w:color w:val="000000"/>
                <w:sz w:val="24"/>
                <w:szCs w:val="24"/>
                <w:highlight w:val="white"/>
                <w:rtl w:val="0"/>
              </w:rPr>
              <w:t xml:space="preserve">sub-bitum</w:t>
            </w:r>
          </w:p>
        </w:tc>
        <w:tc>
          <w:tcPr>
            <w:vAlign w:val="center"/>
          </w:tcPr>
          <w:p w:rsidR="00000000" w:rsidDel="00000000" w:rsidP="00000000" w:rsidRDefault="00000000" w:rsidRPr="00000000" w14:paraId="0000039F">
            <w:pPr>
              <w:spacing w:before="0" w:line="240" w:lineRule="auto"/>
              <w:jc w:val="center"/>
              <w:rPr>
                <w:b w:val="1"/>
                <w:bCs w:val="1"/>
                <w:color w:val="000000"/>
                <w:sz w:val="24"/>
                <w:szCs w:val="24"/>
              </w:rPr>
            </w:pPr>
            <w:r w:rsidDel="00000000" w:rsidR="00000000" w:rsidRPr="00000000">
              <w:rPr>
                <w:b w:val="1"/>
                <w:bCs w:val="1"/>
                <w:color w:val="000000"/>
                <w:sz w:val="24"/>
                <w:szCs w:val="24"/>
                <w:highlight w:val="white"/>
                <w:rtl w:val="0"/>
              </w:rPr>
              <w:t xml:space="preserve">Dầu</w:t>
            </w:r>
            <w:r w:rsidDel="00000000" w:rsidR="00000000" w:rsidRPr="00000000">
              <w:rPr>
                <w:rtl w:val="0"/>
              </w:rPr>
            </w:r>
          </w:p>
          <w:p w:rsidR="00000000" w:rsidDel="00000000" w:rsidP="00000000" w:rsidRDefault="00000000" w:rsidRPr="00000000" w14:paraId="000003A0">
            <w:pPr>
              <w:spacing w:before="0" w:line="240" w:lineRule="auto"/>
              <w:jc w:val="center"/>
              <w:rPr>
                <w:b w:val="1"/>
                <w:bCs w:val="1"/>
                <w:color w:val="000000"/>
                <w:sz w:val="24"/>
                <w:szCs w:val="24"/>
                <w:highlight w:val="white"/>
              </w:rPr>
            </w:pPr>
            <w:r w:rsidDel="00000000" w:rsidR="00000000" w:rsidRPr="00000000">
              <w:rPr>
                <w:b w:val="1"/>
                <w:bCs w:val="1"/>
                <w:color w:val="000000"/>
                <w:sz w:val="24"/>
                <w:szCs w:val="24"/>
                <w:highlight w:val="white"/>
                <w:rtl w:val="0"/>
              </w:rPr>
              <w:t xml:space="preserve">Diesel</w:t>
            </w:r>
          </w:p>
        </w:tc>
        <w:tc>
          <w:tcPr>
            <w:vAlign w:val="center"/>
          </w:tcPr>
          <w:p w:rsidR="00000000" w:rsidDel="00000000" w:rsidP="00000000" w:rsidRDefault="00000000" w:rsidRPr="00000000" w14:paraId="000003A1">
            <w:pPr>
              <w:spacing w:before="0" w:line="240" w:lineRule="auto"/>
              <w:jc w:val="center"/>
              <w:rPr>
                <w:b w:val="1"/>
                <w:bCs w:val="1"/>
                <w:color w:val="000000"/>
                <w:sz w:val="24"/>
                <w:szCs w:val="24"/>
                <w:highlight w:val="white"/>
              </w:rPr>
            </w:pPr>
            <w:r w:rsidDel="00000000" w:rsidR="00000000" w:rsidRPr="00000000">
              <w:rPr>
                <w:b w:val="1"/>
                <w:bCs w:val="1"/>
                <w:color w:val="000000"/>
                <w:sz w:val="24"/>
                <w:szCs w:val="24"/>
                <w:highlight w:val="white"/>
                <w:rtl w:val="0"/>
              </w:rPr>
              <w:t xml:space="preserve">Xăng</w:t>
            </w:r>
          </w:p>
        </w:tc>
        <w:tc>
          <w:tcPr>
            <w:vAlign w:val="center"/>
          </w:tcPr>
          <w:p w:rsidR="00000000" w:rsidDel="00000000" w:rsidP="00000000" w:rsidRDefault="00000000" w:rsidRPr="00000000" w14:paraId="000003A2">
            <w:pPr>
              <w:spacing w:before="0" w:line="240" w:lineRule="auto"/>
              <w:jc w:val="center"/>
              <w:rPr>
                <w:b w:val="1"/>
                <w:bCs w:val="1"/>
                <w:color w:val="000000"/>
                <w:sz w:val="24"/>
                <w:szCs w:val="24"/>
                <w:highlight w:val="white"/>
              </w:rPr>
            </w:pPr>
            <w:r w:rsidDel="00000000" w:rsidR="00000000" w:rsidRPr="00000000">
              <w:rPr>
                <w:b w:val="1"/>
                <w:bCs w:val="1"/>
                <w:color w:val="000000"/>
                <w:sz w:val="24"/>
                <w:szCs w:val="24"/>
                <w:highlight w:val="white"/>
                <w:rtl w:val="0"/>
              </w:rPr>
              <w:t xml:space="preserve">LPG</w:t>
            </w:r>
          </w:p>
        </w:tc>
      </w:tr>
      <w:tr>
        <w:trPr>
          <w:cantSplit w:val="0"/>
          <w:trHeight w:val="500" w:hRule="atLeast"/>
          <w:tblHeader w:val="0"/>
        </w:trPr>
        <w:tc>
          <w:tcPr>
            <w:vAlign w:val="center"/>
          </w:tcPr>
          <w:p w:rsidR="00000000" w:rsidDel="00000000" w:rsidP="00000000" w:rsidRDefault="00000000" w:rsidRPr="00000000" w14:paraId="000003A3">
            <w:pPr>
              <w:spacing w:before="0" w:line="240" w:lineRule="auto"/>
              <w:jc w:val="center"/>
              <w:rPr>
                <w:color w:val="000000"/>
                <w:sz w:val="24"/>
                <w:szCs w:val="24"/>
                <w:highlight w:val="white"/>
              </w:rPr>
            </w:pPr>
            <w:r w:rsidDel="00000000" w:rsidR="00000000" w:rsidRPr="00000000">
              <w:rPr>
                <w:rtl w:val="0"/>
              </w:rPr>
            </w:r>
          </w:p>
        </w:tc>
        <w:tc>
          <w:tcPr>
            <w:gridSpan w:val="4"/>
            <w:vAlign w:val="center"/>
          </w:tcPr>
          <w:p w:rsidR="00000000" w:rsidDel="00000000" w:rsidP="00000000" w:rsidRDefault="00000000" w:rsidRPr="00000000" w14:paraId="000003A4">
            <w:pPr>
              <w:spacing w:before="0" w:line="240" w:lineRule="auto"/>
              <w:jc w:val="center"/>
              <w:rPr>
                <w:color w:val="000000"/>
                <w:sz w:val="24"/>
                <w:szCs w:val="24"/>
              </w:rPr>
            </w:pPr>
            <w:r w:rsidDel="00000000" w:rsidR="00000000" w:rsidRPr="00000000">
              <w:rPr>
                <w:i w:val="1"/>
                <w:iCs w:val="1"/>
                <w:color w:val="000000"/>
                <w:rtl w:val="0"/>
              </w:rPr>
              <w:t xml:space="preserve">(Kg/Tj)</w:t>
            </w:r>
            <w:r w:rsidDel="00000000" w:rsidR="00000000" w:rsidRPr="00000000">
              <w:rPr>
                <w:rtl w:val="0"/>
              </w:rPr>
            </w:r>
          </w:p>
        </w:tc>
      </w:tr>
      <w:tr>
        <w:trPr>
          <w:cantSplit w:val="0"/>
          <w:trHeight w:val="500" w:hRule="atLeast"/>
          <w:tblHeader w:val="0"/>
        </w:trPr>
        <w:tc>
          <w:tcPr>
            <w:gridSpan w:val="5"/>
            <w:vAlign w:val="center"/>
          </w:tcPr>
          <w:p w:rsidR="00000000" w:rsidDel="00000000" w:rsidP="00000000" w:rsidRDefault="00000000" w:rsidRPr="00000000" w14:paraId="000003A8">
            <w:pPr>
              <w:spacing w:before="0" w:line="240" w:lineRule="auto"/>
              <w:jc w:val="left"/>
              <w:rPr>
                <w:b w:val="1"/>
                <w:bCs w:val="1"/>
                <w:color w:val="000000"/>
                <w:sz w:val="24"/>
                <w:szCs w:val="24"/>
              </w:rPr>
            </w:pPr>
            <w:r w:rsidDel="00000000" w:rsidR="00000000" w:rsidRPr="00000000">
              <w:rPr>
                <w:b w:val="1"/>
                <w:bCs w:val="1"/>
                <w:color w:val="000000"/>
                <w:sz w:val="24"/>
                <w:szCs w:val="24"/>
                <w:highlight w:val="white"/>
                <w:rtl w:val="0"/>
              </w:rPr>
              <w:t xml:space="preserve">Nguồn cố định  </w:t>
            </w:r>
            <w:r w:rsidDel="00000000" w:rsidR="00000000" w:rsidRPr="00000000">
              <w:rPr>
                <w:rtl w:val="0"/>
              </w:rPr>
            </w:r>
          </w:p>
        </w:tc>
      </w:tr>
      <w:tr>
        <w:trPr>
          <w:cantSplit w:val="0"/>
          <w:trHeight w:val="500" w:hRule="atLeast"/>
          <w:tblHeader w:val="0"/>
        </w:trPr>
        <w:tc>
          <w:tcPr>
            <w:vAlign w:val="center"/>
          </w:tcPr>
          <w:p w:rsidR="00000000" w:rsidDel="00000000" w:rsidP="00000000" w:rsidRDefault="00000000" w:rsidRPr="00000000" w14:paraId="000003AD">
            <w:pPr>
              <w:spacing w:before="0" w:line="240" w:lineRule="auto"/>
              <w:jc w:val="center"/>
              <w:rPr>
                <w:color w:val="000000"/>
                <w:sz w:val="24"/>
                <w:szCs w:val="24"/>
                <w:highlight w:val="white"/>
              </w:rPr>
            </w:pPr>
            <w:r w:rsidDel="00000000" w:rsidR="00000000" w:rsidRPr="00000000">
              <w:rPr>
                <w:color w:val="000000"/>
                <w:sz w:val="24"/>
                <w:szCs w:val="24"/>
                <w:rtl w:val="0"/>
              </w:rPr>
              <w:t xml:space="preserve">CO</w:t>
            </w:r>
            <w:r w:rsidDel="00000000" w:rsidR="00000000" w:rsidRPr="00000000">
              <w:rPr>
                <w:color w:val="000000"/>
                <w:sz w:val="24"/>
                <w:szCs w:val="24"/>
                <w:vertAlign w:val="subscript"/>
                <w:rtl w:val="0"/>
              </w:rPr>
              <w:t xml:space="preserve">2</w:t>
            </w:r>
            <w:r w:rsidDel="00000000" w:rsidR="00000000" w:rsidRPr="00000000">
              <w:rPr>
                <w:rtl w:val="0"/>
              </w:rPr>
            </w:r>
          </w:p>
        </w:tc>
        <w:tc>
          <w:tcPr>
            <w:vAlign w:val="center"/>
          </w:tcPr>
          <w:p w:rsidR="00000000" w:rsidDel="00000000" w:rsidP="00000000" w:rsidRDefault="00000000" w:rsidRPr="00000000" w14:paraId="000003AE">
            <w:pPr>
              <w:spacing w:before="0" w:line="240" w:lineRule="auto"/>
              <w:jc w:val="center"/>
              <w:rPr>
                <w:color w:val="000000"/>
                <w:sz w:val="24"/>
                <w:szCs w:val="24"/>
              </w:rPr>
            </w:pPr>
            <w:r w:rsidDel="00000000" w:rsidR="00000000" w:rsidRPr="00000000">
              <w:rPr>
                <w:color w:val="000000"/>
                <w:sz w:val="24"/>
                <w:szCs w:val="24"/>
                <w:rtl w:val="0"/>
              </w:rPr>
              <w:t xml:space="preserve">96.100</w:t>
            </w:r>
          </w:p>
        </w:tc>
        <w:tc>
          <w:tcPr>
            <w:vAlign w:val="center"/>
          </w:tcPr>
          <w:p w:rsidR="00000000" w:rsidDel="00000000" w:rsidP="00000000" w:rsidRDefault="00000000" w:rsidRPr="00000000" w14:paraId="000003AF">
            <w:pPr>
              <w:spacing w:before="0" w:line="240" w:lineRule="auto"/>
              <w:jc w:val="center"/>
              <w:rPr>
                <w:color w:val="000000"/>
                <w:sz w:val="24"/>
                <w:szCs w:val="24"/>
              </w:rPr>
            </w:pPr>
            <w:r w:rsidDel="00000000" w:rsidR="00000000" w:rsidRPr="00000000">
              <w:rPr>
                <w:color w:val="000000"/>
                <w:sz w:val="24"/>
                <w:szCs w:val="24"/>
                <w:rtl w:val="0"/>
              </w:rPr>
              <w:t xml:space="preserve">74.100</w:t>
            </w:r>
          </w:p>
        </w:tc>
        <w:tc>
          <w:tcPr>
            <w:vAlign w:val="center"/>
          </w:tcPr>
          <w:p w:rsidR="00000000" w:rsidDel="00000000" w:rsidP="00000000" w:rsidRDefault="00000000" w:rsidRPr="00000000" w14:paraId="000003B0">
            <w:pPr>
              <w:spacing w:before="0" w:line="240" w:lineRule="auto"/>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3B1">
            <w:pPr>
              <w:spacing w:before="0" w:line="240" w:lineRule="auto"/>
              <w:jc w:val="center"/>
              <w:rPr>
                <w:color w:val="000000"/>
                <w:sz w:val="24"/>
                <w:szCs w:val="24"/>
              </w:rPr>
            </w:pPr>
            <w:r w:rsidDel="00000000" w:rsidR="00000000" w:rsidRPr="00000000">
              <w:rPr>
                <w:color w:val="000000"/>
                <w:sz w:val="24"/>
                <w:szCs w:val="24"/>
                <w:rtl w:val="0"/>
              </w:rPr>
              <w:t xml:space="preserve">63.100</w:t>
            </w:r>
          </w:p>
        </w:tc>
      </w:tr>
      <w:tr>
        <w:trPr>
          <w:cantSplit w:val="0"/>
          <w:trHeight w:val="500" w:hRule="atLeast"/>
          <w:tblHeader w:val="0"/>
        </w:trPr>
        <w:tc>
          <w:tcPr>
            <w:vAlign w:val="center"/>
          </w:tcPr>
          <w:p w:rsidR="00000000" w:rsidDel="00000000" w:rsidP="00000000" w:rsidRDefault="00000000" w:rsidRPr="00000000" w14:paraId="000003B2">
            <w:pPr>
              <w:spacing w:before="0" w:line="240" w:lineRule="auto"/>
              <w:jc w:val="center"/>
              <w:rPr>
                <w:color w:val="000000"/>
                <w:sz w:val="24"/>
                <w:szCs w:val="24"/>
                <w:highlight w:val="white"/>
              </w:rPr>
            </w:pPr>
            <w:r w:rsidDel="00000000" w:rsidR="00000000" w:rsidRPr="00000000">
              <w:rPr>
                <w:color w:val="000000"/>
                <w:sz w:val="24"/>
                <w:szCs w:val="24"/>
                <w:rtl w:val="0"/>
              </w:rPr>
              <w:t xml:space="preserve">CH</w:t>
            </w:r>
            <w:r w:rsidDel="00000000" w:rsidR="00000000" w:rsidRPr="00000000">
              <w:rPr>
                <w:color w:val="000000"/>
                <w:sz w:val="24"/>
                <w:szCs w:val="24"/>
                <w:vertAlign w:val="subscript"/>
                <w:rtl w:val="0"/>
              </w:rPr>
              <w:t xml:space="preserve">4</w:t>
            </w:r>
            <w:r w:rsidDel="00000000" w:rsidR="00000000" w:rsidRPr="00000000">
              <w:rPr>
                <w:rtl w:val="0"/>
              </w:rPr>
            </w:r>
          </w:p>
        </w:tc>
        <w:tc>
          <w:tcPr>
            <w:vAlign w:val="center"/>
          </w:tcPr>
          <w:p w:rsidR="00000000" w:rsidDel="00000000" w:rsidP="00000000" w:rsidRDefault="00000000" w:rsidRPr="00000000" w14:paraId="000003B3">
            <w:pPr>
              <w:spacing w:before="0" w:line="240" w:lineRule="auto"/>
              <w:jc w:val="center"/>
              <w:rPr>
                <w:color w:val="000000"/>
                <w:sz w:val="24"/>
                <w:szCs w:val="24"/>
              </w:rPr>
            </w:pPr>
            <w:r w:rsidDel="00000000" w:rsidR="00000000" w:rsidRPr="00000000">
              <w:rPr>
                <w:color w:val="000000"/>
                <w:sz w:val="24"/>
                <w:szCs w:val="24"/>
                <w:rtl w:val="0"/>
              </w:rPr>
              <w:t xml:space="preserve">1</w:t>
            </w:r>
          </w:p>
        </w:tc>
        <w:tc>
          <w:tcPr>
            <w:vAlign w:val="center"/>
          </w:tcPr>
          <w:p w:rsidR="00000000" w:rsidDel="00000000" w:rsidP="00000000" w:rsidRDefault="00000000" w:rsidRPr="00000000" w14:paraId="000003B4">
            <w:pPr>
              <w:spacing w:before="0" w:line="240" w:lineRule="auto"/>
              <w:jc w:val="center"/>
              <w:rPr>
                <w:color w:val="000000"/>
                <w:sz w:val="24"/>
                <w:szCs w:val="24"/>
              </w:rPr>
            </w:pPr>
            <w:r w:rsidDel="00000000" w:rsidR="00000000" w:rsidRPr="00000000">
              <w:rPr>
                <w:color w:val="000000"/>
                <w:sz w:val="24"/>
                <w:szCs w:val="24"/>
                <w:rtl w:val="0"/>
              </w:rPr>
              <w:t xml:space="preserve">3</w:t>
            </w:r>
          </w:p>
        </w:tc>
        <w:tc>
          <w:tcPr>
            <w:vAlign w:val="center"/>
          </w:tcPr>
          <w:p w:rsidR="00000000" w:rsidDel="00000000" w:rsidP="00000000" w:rsidRDefault="00000000" w:rsidRPr="00000000" w14:paraId="000003B5">
            <w:pPr>
              <w:spacing w:before="0" w:line="240" w:lineRule="auto"/>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3B6">
            <w:pPr>
              <w:spacing w:before="0" w:line="240" w:lineRule="auto"/>
              <w:jc w:val="center"/>
              <w:rPr>
                <w:color w:val="000000"/>
                <w:sz w:val="24"/>
                <w:szCs w:val="24"/>
              </w:rPr>
            </w:pPr>
            <w:r w:rsidDel="00000000" w:rsidR="00000000" w:rsidRPr="00000000">
              <w:rPr>
                <w:color w:val="000000"/>
                <w:sz w:val="24"/>
                <w:szCs w:val="24"/>
                <w:rtl w:val="0"/>
              </w:rPr>
              <w:t xml:space="preserve">1</w:t>
            </w:r>
          </w:p>
        </w:tc>
      </w:tr>
      <w:tr>
        <w:trPr>
          <w:cantSplit w:val="0"/>
          <w:trHeight w:val="500" w:hRule="atLeast"/>
          <w:tblHeader w:val="0"/>
        </w:trPr>
        <w:tc>
          <w:tcPr>
            <w:vAlign w:val="center"/>
          </w:tcPr>
          <w:p w:rsidR="00000000" w:rsidDel="00000000" w:rsidP="00000000" w:rsidRDefault="00000000" w:rsidRPr="00000000" w14:paraId="000003B7">
            <w:pPr>
              <w:spacing w:before="0" w:line="240" w:lineRule="auto"/>
              <w:jc w:val="center"/>
              <w:rPr>
                <w:color w:val="000000"/>
                <w:sz w:val="24"/>
                <w:szCs w:val="24"/>
                <w:highlight w:val="white"/>
              </w:rPr>
            </w:pPr>
            <w:r w:rsidDel="00000000" w:rsidR="00000000" w:rsidRPr="00000000">
              <w:rPr>
                <w:color w:val="000000"/>
                <w:sz w:val="24"/>
                <w:szCs w:val="24"/>
                <w:rtl w:val="0"/>
              </w:rPr>
              <w:t xml:space="preserve">N</w:t>
            </w:r>
            <w:r w:rsidDel="00000000" w:rsidR="00000000" w:rsidRPr="00000000">
              <w:rPr>
                <w:color w:val="000000"/>
                <w:sz w:val="24"/>
                <w:szCs w:val="24"/>
                <w:vertAlign w:val="subscript"/>
                <w:rtl w:val="0"/>
              </w:rPr>
              <w:t xml:space="preserve">2</w:t>
            </w:r>
            <w:r w:rsidDel="00000000" w:rsidR="00000000" w:rsidRPr="00000000">
              <w:rPr>
                <w:color w:val="000000"/>
                <w:sz w:val="24"/>
                <w:szCs w:val="24"/>
                <w:rtl w:val="0"/>
              </w:rPr>
              <w:t xml:space="preserve">O</w:t>
            </w:r>
            <w:r w:rsidDel="00000000" w:rsidR="00000000" w:rsidRPr="00000000">
              <w:rPr>
                <w:rtl w:val="0"/>
              </w:rPr>
            </w:r>
          </w:p>
        </w:tc>
        <w:tc>
          <w:tcPr>
            <w:vAlign w:val="center"/>
          </w:tcPr>
          <w:p w:rsidR="00000000" w:rsidDel="00000000" w:rsidP="00000000" w:rsidRDefault="00000000" w:rsidRPr="00000000" w14:paraId="000003B8">
            <w:pPr>
              <w:spacing w:before="0" w:line="240" w:lineRule="auto"/>
              <w:jc w:val="center"/>
              <w:rPr>
                <w:color w:val="000000"/>
                <w:sz w:val="24"/>
                <w:szCs w:val="24"/>
              </w:rPr>
            </w:pPr>
            <w:r w:rsidDel="00000000" w:rsidR="00000000" w:rsidRPr="00000000">
              <w:rPr>
                <w:color w:val="000000"/>
                <w:sz w:val="24"/>
                <w:szCs w:val="24"/>
                <w:rtl w:val="0"/>
              </w:rPr>
              <w:t xml:space="preserve">1,5</w:t>
            </w:r>
          </w:p>
        </w:tc>
        <w:tc>
          <w:tcPr>
            <w:vAlign w:val="center"/>
          </w:tcPr>
          <w:p w:rsidR="00000000" w:rsidDel="00000000" w:rsidP="00000000" w:rsidRDefault="00000000" w:rsidRPr="00000000" w14:paraId="000003B9">
            <w:pPr>
              <w:spacing w:before="0" w:line="240" w:lineRule="auto"/>
              <w:jc w:val="center"/>
              <w:rPr>
                <w:color w:val="000000"/>
                <w:sz w:val="24"/>
                <w:szCs w:val="24"/>
              </w:rPr>
            </w:pPr>
            <w:r w:rsidDel="00000000" w:rsidR="00000000" w:rsidRPr="00000000">
              <w:rPr>
                <w:color w:val="000000"/>
                <w:sz w:val="24"/>
                <w:szCs w:val="24"/>
                <w:rtl w:val="0"/>
              </w:rPr>
              <w:t xml:space="preserve">0,6</w:t>
            </w:r>
          </w:p>
        </w:tc>
        <w:tc>
          <w:tcPr>
            <w:vAlign w:val="center"/>
          </w:tcPr>
          <w:p w:rsidR="00000000" w:rsidDel="00000000" w:rsidP="00000000" w:rsidRDefault="00000000" w:rsidRPr="00000000" w14:paraId="000003BA">
            <w:pPr>
              <w:spacing w:before="0" w:line="240" w:lineRule="auto"/>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3BB">
            <w:pPr>
              <w:spacing w:before="0" w:line="240" w:lineRule="auto"/>
              <w:jc w:val="center"/>
              <w:rPr>
                <w:color w:val="000000"/>
                <w:sz w:val="24"/>
                <w:szCs w:val="24"/>
              </w:rPr>
            </w:pPr>
            <w:r w:rsidDel="00000000" w:rsidR="00000000" w:rsidRPr="00000000">
              <w:rPr>
                <w:color w:val="000000"/>
                <w:sz w:val="24"/>
                <w:szCs w:val="24"/>
                <w:rtl w:val="0"/>
              </w:rPr>
              <w:t xml:space="preserve">0,1</w:t>
            </w:r>
          </w:p>
        </w:tc>
      </w:tr>
      <w:tr>
        <w:trPr>
          <w:cantSplit w:val="0"/>
          <w:trHeight w:val="500" w:hRule="atLeast"/>
          <w:tblHeader w:val="0"/>
        </w:trPr>
        <w:tc>
          <w:tcPr>
            <w:gridSpan w:val="5"/>
            <w:vAlign w:val="center"/>
          </w:tcPr>
          <w:p w:rsidR="00000000" w:rsidDel="00000000" w:rsidP="00000000" w:rsidRDefault="00000000" w:rsidRPr="00000000" w14:paraId="000003BC">
            <w:pPr>
              <w:spacing w:before="0" w:line="240" w:lineRule="auto"/>
              <w:jc w:val="left"/>
              <w:rPr>
                <w:b w:val="1"/>
                <w:bCs w:val="1"/>
                <w:color w:val="000000"/>
                <w:sz w:val="24"/>
                <w:szCs w:val="24"/>
              </w:rPr>
            </w:pPr>
            <w:r w:rsidDel="00000000" w:rsidR="00000000" w:rsidRPr="00000000">
              <w:rPr>
                <w:b w:val="1"/>
                <w:bCs w:val="1"/>
                <w:color w:val="000000"/>
                <w:sz w:val="24"/>
                <w:szCs w:val="24"/>
                <w:highlight w:val="white"/>
                <w:rtl w:val="0"/>
              </w:rPr>
              <w:t xml:space="preserve">Nguồn di động  </w:t>
            </w:r>
            <w:r w:rsidDel="00000000" w:rsidR="00000000" w:rsidRPr="00000000">
              <w:rPr>
                <w:rtl w:val="0"/>
              </w:rPr>
            </w:r>
          </w:p>
        </w:tc>
      </w:tr>
      <w:tr>
        <w:trPr>
          <w:cantSplit w:val="0"/>
          <w:trHeight w:val="422" w:hRule="atLeast"/>
          <w:tblHeader w:val="0"/>
        </w:trPr>
        <w:tc>
          <w:tcPr>
            <w:vAlign w:val="center"/>
          </w:tcPr>
          <w:p w:rsidR="00000000" w:rsidDel="00000000" w:rsidP="00000000" w:rsidRDefault="00000000" w:rsidRPr="00000000" w14:paraId="000003C1">
            <w:pPr>
              <w:spacing w:before="0" w:line="240" w:lineRule="auto"/>
              <w:jc w:val="center"/>
              <w:rPr>
                <w:color w:val="000000"/>
                <w:sz w:val="24"/>
                <w:szCs w:val="24"/>
                <w:highlight w:val="white"/>
              </w:rPr>
            </w:pPr>
            <w:r w:rsidDel="00000000" w:rsidR="00000000" w:rsidRPr="00000000">
              <w:rPr>
                <w:color w:val="000000"/>
                <w:rtl w:val="0"/>
              </w:rPr>
              <w:t xml:space="preserve">CO</w:t>
            </w:r>
            <w:r w:rsidDel="00000000" w:rsidR="00000000" w:rsidRPr="00000000">
              <w:rPr>
                <w:color w:val="000000"/>
                <w:vertAlign w:val="subscript"/>
                <w:rtl w:val="0"/>
              </w:rPr>
              <w:t xml:space="preserve">2</w:t>
            </w:r>
            <w:r w:rsidDel="00000000" w:rsidR="00000000" w:rsidRPr="00000000">
              <w:rPr>
                <w:rtl w:val="0"/>
              </w:rPr>
            </w:r>
          </w:p>
        </w:tc>
        <w:tc>
          <w:tcPr>
            <w:vAlign w:val="center"/>
          </w:tcPr>
          <w:p w:rsidR="00000000" w:rsidDel="00000000" w:rsidP="00000000" w:rsidRDefault="00000000" w:rsidRPr="00000000" w14:paraId="000003C2">
            <w:pPr>
              <w:spacing w:before="0" w:line="240" w:lineRule="auto"/>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3C3">
            <w:pPr>
              <w:spacing w:before="0" w:line="240" w:lineRule="auto"/>
              <w:jc w:val="center"/>
              <w:rPr>
                <w:color w:val="000000"/>
                <w:sz w:val="24"/>
                <w:szCs w:val="24"/>
              </w:rPr>
            </w:pPr>
            <w:r w:rsidDel="00000000" w:rsidR="00000000" w:rsidRPr="00000000">
              <w:rPr>
                <w:color w:val="000000"/>
                <w:sz w:val="24"/>
                <w:szCs w:val="24"/>
                <w:rtl w:val="0"/>
              </w:rPr>
              <w:t xml:space="preserve">74.100</w:t>
            </w:r>
          </w:p>
        </w:tc>
        <w:tc>
          <w:tcPr>
            <w:vAlign w:val="center"/>
          </w:tcPr>
          <w:p w:rsidR="00000000" w:rsidDel="00000000" w:rsidP="00000000" w:rsidRDefault="00000000" w:rsidRPr="00000000" w14:paraId="000003C4">
            <w:pPr>
              <w:spacing w:before="0" w:line="240" w:lineRule="auto"/>
              <w:jc w:val="center"/>
              <w:rPr>
                <w:color w:val="000000"/>
                <w:sz w:val="24"/>
                <w:szCs w:val="24"/>
              </w:rPr>
            </w:pPr>
            <w:r w:rsidDel="00000000" w:rsidR="00000000" w:rsidRPr="00000000">
              <w:rPr>
                <w:color w:val="000000"/>
                <w:sz w:val="24"/>
                <w:szCs w:val="24"/>
                <w:rtl w:val="0"/>
              </w:rPr>
              <w:t xml:space="preserve">69.300</w:t>
            </w:r>
          </w:p>
        </w:tc>
        <w:tc>
          <w:tcPr/>
          <w:p w:rsidR="00000000" w:rsidDel="00000000" w:rsidP="00000000" w:rsidRDefault="00000000" w:rsidRPr="00000000" w14:paraId="000003C5">
            <w:pPr>
              <w:spacing w:before="0" w:line="240" w:lineRule="auto"/>
              <w:jc w:val="center"/>
              <w:rPr>
                <w:color w:val="000000"/>
                <w:sz w:val="24"/>
                <w:szCs w:val="24"/>
              </w:rPr>
            </w:pPr>
            <w:r w:rsidDel="00000000" w:rsidR="00000000" w:rsidRPr="00000000">
              <w:rPr>
                <w:rtl w:val="0"/>
              </w:rPr>
            </w:r>
          </w:p>
        </w:tc>
      </w:tr>
      <w:tr>
        <w:trPr>
          <w:cantSplit w:val="0"/>
          <w:trHeight w:val="422" w:hRule="atLeast"/>
          <w:tblHeader w:val="0"/>
        </w:trPr>
        <w:tc>
          <w:tcPr>
            <w:vAlign w:val="center"/>
          </w:tcPr>
          <w:p w:rsidR="00000000" w:rsidDel="00000000" w:rsidP="00000000" w:rsidRDefault="00000000" w:rsidRPr="00000000" w14:paraId="000003C6">
            <w:pPr>
              <w:spacing w:before="0" w:line="240" w:lineRule="auto"/>
              <w:jc w:val="center"/>
              <w:rPr>
                <w:color w:val="000000"/>
                <w:sz w:val="24"/>
                <w:szCs w:val="24"/>
                <w:highlight w:val="white"/>
              </w:rPr>
            </w:pPr>
            <w:r w:rsidDel="00000000" w:rsidR="00000000" w:rsidRPr="00000000">
              <w:rPr>
                <w:color w:val="000000"/>
                <w:rtl w:val="0"/>
              </w:rPr>
              <w:t xml:space="preserve">CH</w:t>
            </w:r>
            <w:r w:rsidDel="00000000" w:rsidR="00000000" w:rsidRPr="00000000">
              <w:rPr>
                <w:color w:val="000000"/>
                <w:vertAlign w:val="subscript"/>
                <w:rtl w:val="0"/>
              </w:rPr>
              <w:t xml:space="preserve">4</w:t>
            </w:r>
            <w:r w:rsidDel="00000000" w:rsidR="00000000" w:rsidRPr="00000000">
              <w:rPr>
                <w:rtl w:val="0"/>
              </w:rPr>
            </w:r>
          </w:p>
        </w:tc>
        <w:tc>
          <w:tcPr>
            <w:vAlign w:val="center"/>
          </w:tcPr>
          <w:p w:rsidR="00000000" w:rsidDel="00000000" w:rsidP="00000000" w:rsidRDefault="00000000" w:rsidRPr="00000000" w14:paraId="000003C7">
            <w:pPr>
              <w:spacing w:before="0" w:line="240" w:lineRule="auto"/>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3C8">
            <w:pPr>
              <w:spacing w:before="0" w:line="240" w:lineRule="auto"/>
              <w:jc w:val="center"/>
              <w:rPr>
                <w:color w:val="000000"/>
                <w:sz w:val="24"/>
                <w:szCs w:val="24"/>
              </w:rPr>
            </w:pPr>
            <w:r w:rsidDel="00000000" w:rsidR="00000000" w:rsidRPr="00000000">
              <w:rPr>
                <w:color w:val="000000"/>
                <w:sz w:val="24"/>
                <w:szCs w:val="24"/>
                <w:rtl w:val="0"/>
              </w:rPr>
              <w:t xml:space="preserve">3,9</w:t>
            </w:r>
          </w:p>
        </w:tc>
        <w:tc>
          <w:tcPr>
            <w:vAlign w:val="center"/>
          </w:tcPr>
          <w:p w:rsidR="00000000" w:rsidDel="00000000" w:rsidP="00000000" w:rsidRDefault="00000000" w:rsidRPr="00000000" w14:paraId="000003C9">
            <w:pPr>
              <w:spacing w:before="0" w:line="240" w:lineRule="auto"/>
              <w:jc w:val="center"/>
              <w:rPr>
                <w:color w:val="000000"/>
                <w:sz w:val="24"/>
                <w:szCs w:val="24"/>
              </w:rPr>
            </w:pPr>
            <w:r w:rsidDel="00000000" w:rsidR="00000000" w:rsidRPr="00000000">
              <w:rPr>
                <w:color w:val="000000"/>
                <w:sz w:val="24"/>
                <w:szCs w:val="24"/>
                <w:rtl w:val="0"/>
              </w:rPr>
              <w:t xml:space="preserve">33,0</w:t>
            </w:r>
          </w:p>
        </w:tc>
        <w:tc>
          <w:tcPr/>
          <w:p w:rsidR="00000000" w:rsidDel="00000000" w:rsidP="00000000" w:rsidRDefault="00000000" w:rsidRPr="00000000" w14:paraId="000003CA">
            <w:pPr>
              <w:spacing w:before="0" w:line="240" w:lineRule="auto"/>
              <w:jc w:val="center"/>
              <w:rPr>
                <w:color w:val="000000"/>
                <w:sz w:val="24"/>
                <w:szCs w:val="24"/>
              </w:rPr>
            </w:pPr>
            <w:r w:rsidDel="00000000" w:rsidR="00000000" w:rsidRPr="00000000">
              <w:rPr>
                <w:rtl w:val="0"/>
              </w:rPr>
            </w:r>
          </w:p>
        </w:tc>
      </w:tr>
      <w:tr>
        <w:trPr>
          <w:cantSplit w:val="0"/>
          <w:trHeight w:val="422" w:hRule="atLeast"/>
          <w:tblHeader w:val="0"/>
        </w:trPr>
        <w:tc>
          <w:tcPr>
            <w:vAlign w:val="center"/>
          </w:tcPr>
          <w:p w:rsidR="00000000" w:rsidDel="00000000" w:rsidP="00000000" w:rsidRDefault="00000000" w:rsidRPr="00000000" w14:paraId="000003CB">
            <w:pPr>
              <w:spacing w:before="0" w:line="240" w:lineRule="auto"/>
              <w:jc w:val="center"/>
              <w:rPr>
                <w:color w:val="000000"/>
                <w:sz w:val="24"/>
                <w:szCs w:val="24"/>
                <w:highlight w:val="white"/>
              </w:rPr>
            </w:pPr>
            <w:r w:rsidDel="00000000" w:rsidR="00000000" w:rsidRPr="00000000">
              <w:rPr>
                <w:color w:val="000000"/>
                <w:rtl w:val="0"/>
              </w:rPr>
              <w:t xml:space="preserve">N</w:t>
            </w:r>
            <w:r w:rsidDel="00000000" w:rsidR="00000000" w:rsidRPr="00000000">
              <w:rPr>
                <w:color w:val="000000"/>
                <w:vertAlign w:val="subscript"/>
                <w:rtl w:val="0"/>
              </w:rPr>
              <w:t xml:space="preserve">2</w:t>
            </w:r>
            <w:r w:rsidDel="00000000" w:rsidR="00000000" w:rsidRPr="00000000">
              <w:rPr>
                <w:color w:val="000000"/>
                <w:rtl w:val="0"/>
              </w:rPr>
              <w:t xml:space="preserve">O</w:t>
            </w:r>
            <w:r w:rsidDel="00000000" w:rsidR="00000000" w:rsidRPr="00000000">
              <w:rPr>
                <w:rtl w:val="0"/>
              </w:rPr>
            </w:r>
          </w:p>
        </w:tc>
        <w:tc>
          <w:tcPr>
            <w:vAlign w:val="center"/>
          </w:tcPr>
          <w:p w:rsidR="00000000" w:rsidDel="00000000" w:rsidP="00000000" w:rsidRDefault="00000000" w:rsidRPr="00000000" w14:paraId="000003CC">
            <w:pPr>
              <w:spacing w:before="0" w:line="240" w:lineRule="auto"/>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3CD">
            <w:pPr>
              <w:spacing w:before="0" w:line="240" w:lineRule="auto"/>
              <w:jc w:val="center"/>
              <w:rPr>
                <w:color w:val="000000"/>
                <w:sz w:val="24"/>
                <w:szCs w:val="24"/>
              </w:rPr>
            </w:pPr>
            <w:r w:rsidDel="00000000" w:rsidR="00000000" w:rsidRPr="00000000">
              <w:rPr>
                <w:color w:val="000000"/>
                <w:sz w:val="24"/>
                <w:szCs w:val="24"/>
                <w:rtl w:val="0"/>
              </w:rPr>
              <w:t xml:space="preserve">3,9</w:t>
            </w:r>
          </w:p>
        </w:tc>
        <w:tc>
          <w:tcPr>
            <w:vAlign w:val="center"/>
          </w:tcPr>
          <w:p w:rsidR="00000000" w:rsidDel="00000000" w:rsidP="00000000" w:rsidRDefault="00000000" w:rsidRPr="00000000" w14:paraId="000003CE">
            <w:pPr>
              <w:spacing w:before="0" w:line="240" w:lineRule="auto"/>
              <w:jc w:val="center"/>
              <w:rPr>
                <w:color w:val="000000"/>
                <w:sz w:val="24"/>
                <w:szCs w:val="24"/>
              </w:rPr>
            </w:pPr>
            <w:r w:rsidDel="00000000" w:rsidR="00000000" w:rsidRPr="00000000">
              <w:rPr>
                <w:color w:val="000000"/>
                <w:sz w:val="24"/>
                <w:szCs w:val="24"/>
                <w:rtl w:val="0"/>
              </w:rPr>
              <w:t xml:space="preserve">3,2</w:t>
            </w:r>
          </w:p>
        </w:tc>
        <w:tc>
          <w:tcPr/>
          <w:p w:rsidR="00000000" w:rsidDel="00000000" w:rsidP="00000000" w:rsidRDefault="00000000" w:rsidRPr="00000000" w14:paraId="000003CF">
            <w:pPr>
              <w:spacing w:before="0" w:line="240" w:lineRule="auto"/>
              <w:jc w:val="center"/>
              <w:rPr>
                <w:color w:val="000000"/>
                <w:sz w:val="24"/>
                <w:szCs w:val="24"/>
              </w:rPr>
            </w:pPr>
            <w:r w:rsidDel="00000000" w:rsidR="00000000" w:rsidRPr="00000000">
              <w:rPr>
                <w:rtl w:val="0"/>
              </w:rPr>
            </w:r>
          </w:p>
        </w:tc>
      </w:tr>
    </w:tbl>
    <w:p w:rsidR="00000000" w:rsidDel="00000000" w:rsidP="00000000" w:rsidRDefault="00000000" w:rsidRPr="00000000" w14:paraId="000003D0">
      <w:pPr>
        <w:spacing w:after="120" w:before="0" w:line="240" w:lineRule="auto"/>
        <w:jc w:val="right"/>
        <w:rPr>
          <w:i w:val="1"/>
          <w:iCs w:val="1"/>
          <w:color w:val="000000"/>
          <w:sz w:val="24"/>
          <w:szCs w:val="24"/>
        </w:rPr>
      </w:pPr>
      <w:r w:rsidDel="00000000" w:rsidR="00000000" w:rsidRPr="00000000">
        <w:rPr>
          <w:i w:val="1"/>
          <w:iCs w:val="1"/>
          <w:color w:val="000000"/>
          <w:sz w:val="24"/>
          <w:szCs w:val="24"/>
          <w:rtl w:val="0"/>
        </w:rPr>
        <w:t xml:space="preserve">Nguồn: Quyết định số 2626/QĐ-BTNMT</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c5vyw42o8ink" w:id="68"/>
      <w:bookmarkEnd w:id="68"/>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III‑10. HSPT từ quá trình công nghiệp (khử khí ô nhiễm)</w:t>
      </w:r>
    </w:p>
    <w:tbl>
      <w:tblPr>
        <w:tblStyle w:val="Table20"/>
        <w:tblW w:w="90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06"/>
        <w:gridCol w:w="4955"/>
        <w:tblGridChange w:id="0">
          <w:tblGrid>
            <w:gridCol w:w="4106"/>
            <w:gridCol w:w="4955"/>
          </w:tblGrid>
        </w:tblGridChange>
      </w:tblGrid>
      <w:tr>
        <w:trPr>
          <w:cantSplit w:val="0"/>
          <w:trHeight w:val="483" w:hRule="atLeast"/>
          <w:tblHeader w:val="0"/>
        </w:trPr>
        <w:tc>
          <w:tcPr>
            <w:vAlign w:val="center"/>
          </w:tcPr>
          <w:p w:rsidR="00000000" w:rsidDel="00000000" w:rsidP="00000000" w:rsidRDefault="00000000" w:rsidRPr="00000000" w14:paraId="000003D2">
            <w:pPr>
              <w:spacing w:before="0" w:line="240" w:lineRule="auto"/>
              <w:jc w:val="center"/>
              <w:rPr>
                <w:b w:val="1"/>
                <w:bCs w:val="1"/>
                <w:color w:val="000000"/>
                <w:sz w:val="24"/>
                <w:szCs w:val="24"/>
              </w:rPr>
            </w:pPr>
            <w:r w:rsidDel="00000000" w:rsidR="00000000" w:rsidRPr="00000000">
              <w:rPr>
                <w:b w:val="1"/>
                <w:bCs w:val="1"/>
                <w:color w:val="000000"/>
                <w:sz w:val="24"/>
                <w:szCs w:val="24"/>
                <w:highlight w:val="white"/>
                <w:rtl w:val="0"/>
              </w:rPr>
              <w:t xml:space="preserve">Loại khí</w:t>
            </w:r>
            <w:r w:rsidDel="00000000" w:rsidR="00000000" w:rsidRPr="00000000">
              <w:rPr>
                <w:rtl w:val="0"/>
              </w:rPr>
            </w:r>
          </w:p>
        </w:tc>
        <w:tc>
          <w:tcPr>
            <w:vAlign w:val="center"/>
          </w:tcPr>
          <w:p w:rsidR="00000000" w:rsidDel="00000000" w:rsidP="00000000" w:rsidRDefault="00000000" w:rsidRPr="00000000" w14:paraId="000003D3">
            <w:pPr>
              <w:spacing w:before="0" w:line="240" w:lineRule="auto"/>
              <w:jc w:val="center"/>
              <w:rPr>
                <w:b w:val="1"/>
                <w:bCs w:val="1"/>
                <w:color w:val="000000"/>
                <w:sz w:val="24"/>
                <w:szCs w:val="24"/>
                <w:highlight w:val="white"/>
              </w:rPr>
            </w:pPr>
            <w:r w:rsidDel="00000000" w:rsidR="00000000" w:rsidRPr="00000000">
              <w:rPr>
                <w:b w:val="1"/>
                <w:bCs w:val="1"/>
                <w:color w:val="000000"/>
                <w:sz w:val="24"/>
                <w:szCs w:val="24"/>
                <w:highlight w:val="white"/>
                <w:rtl w:val="0"/>
              </w:rPr>
              <w:t xml:space="preserve">Giá trị</w:t>
            </w:r>
          </w:p>
        </w:tc>
      </w:tr>
      <w:tr>
        <w:trPr>
          <w:cantSplit w:val="0"/>
          <w:trHeight w:val="500" w:hRule="atLeast"/>
          <w:tblHeader w:val="0"/>
        </w:trPr>
        <w:tc>
          <w:tcPr>
            <w:vAlign w:val="center"/>
          </w:tcPr>
          <w:p w:rsidR="00000000" w:rsidDel="00000000" w:rsidP="00000000" w:rsidRDefault="00000000" w:rsidRPr="00000000" w14:paraId="000003D4">
            <w:pPr>
              <w:spacing w:before="0" w:line="240" w:lineRule="auto"/>
              <w:jc w:val="center"/>
              <w:rPr>
                <w:color w:val="000000"/>
                <w:sz w:val="24"/>
                <w:szCs w:val="24"/>
                <w:highlight w:val="white"/>
              </w:rPr>
            </w:pPr>
            <w:r w:rsidDel="00000000" w:rsidR="00000000" w:rsidRPr="00000000">
              <w:rPr>
                <w:rtl w:val="0"/>
              </w:rPr>
            </w:r>
          </w:p>
        </w:tc>
        <w:tc>
          <w:tcPr>
            <w:vAlign w:val="center"/>
          </w:tcPr>
          <w:p w:rsidR="00000000" w:rsidDel="00000000" w:rsidP="00000000" w:rsidRDefault="00000000" w:rsidRPr="00000000" w14:paraId="000003D5">
            <w:pPr>
              <w:spacing w:before="0" w:line="240" w:lineRule="auto"/>
              <w:jc w:val="center"/>
              <w:rPr>
                <w:i w:val="1"/>
                <w:iCs w:val="1"/>
                <w:color w:val="000000"/>
              </w:rPr>
            </w:pPr>
            <w:r w:rsidDel="00000000" w:rsidR="00000000" w:rsidRPr="00000000">
              <w:rPr>
                <w:i w:val="1"/>
                <w:iCs w:val="1"/>
                <w:color w:val="000000"/>
                <w:rtl w:val="0"/>
              </w:rPr>
              <w:t xml:space="preserve">(tonnes CO</w:t>
            </w:r>
            <w:r w:rsidDel="00000000" w:rsidR="00000000" w:rsidRPr="00000000">
              <w:rPr>
                <w:i w:val="1"/>
                <w:iCs w:val="1"/>
                <w:color w:val="000000"/>
                <w:vertAlign w:val="subscript"/>
                <w:rtl w:val="0"/>
              </w:rPr>
              <w:t xml:space="preserve">2</w:t>
            </w:r>
            <w:r w:rsidDel="00000000" w:rsidR="00000000" w:rsidRPr="00000000">
              <w:rPr>
                <w:i w:val="1"/>
                <w:iCs w:val="1"/>
                <w:color w:val="000000"/>
                <w:rtl w:val="0"/>
              </w:rPr>
              <w:t xml:space="preserve">/tonne carbonate)</w:t>
            </w:r>
          </w:p>
        </w:tc>
      </w:tr>
      <w:tr>
        <w:trPr>
          <w:cantSplit w:val="0"/>
          <w:trHeight w:val="500" w:hRule="atLeast"/>
          <w:tblHeader w:val="0"/>
        </w:trPr>
        <w:tc>
          <w:tcPr>
            <w:vAlign w:val="center"/>
          </w:tcPr>
          <w:p w:rsidR="00000000" w:rsidDel="00000000" w:rsidP="00000000" w:rsidRDefault="00000000" w:rsidRPr="00000000" w14:paraId="000003D6">
            <w:pPr>
              <w:spacing w:before="0" w:line="240" w:lineRule="auto"/>
              <w:jc w:val="center"/>
              <w:rPr>
                <w:color w:val="000000"/>
                <w:sz w:val="24"/>
                <w:szCs w:val="24"/>
                <w:highlight w:val="white"/>
              </w:rPr>
            </w:pPr>
            <w:r w:rsidDel="00000000" w:rsidR="00000000" w:rsidRPr="00000000">
              <w:rPr>
                <w:color w:val="000000"/>
                <w:sz w:val="24"/>
                <w:szCs w:val="24"/>
                <w:rtl w:val="0"/>
              </w:rPr>
              <w:t xml:space="preserve">CO</w:t>
            </w:r>
            <w:r w:rsidDel="00000000" w:rsidR="00000000" w:rsidRPr="00000000">
              <w:rPr>
                <w:color w:val="000000"/>
                <w:sz w:val="24"/>
                <w:szCs w:val="24"/>
                <w:vertAlign w:val="subscript"/>
                <w:rtl w:val="0"/>
              </w:rPr>
              <w:t xml:space="preserve">2</w:t>
            </w:r>
            <w:r w:rsidDel="00000000" w:rsidR="00000000" w:rsidRPr="00000000">
              <w:rPr>
                <w:rtl w:val="0"/>
              </w:rPr>
            </w:r>
          </w:p>
        </w:tc>
        <w:tc>
          <w:tcPr>
            <w:vAlign w:val="center"/>
          </w:tcPr>
          <w:p w:rsidR="00000000" w:rsidDel="00000000" w:rsidP="00000000" w:rsidRDefault="00000000" w:rsidRPr="00000000" w14:paraId="000003D7">
            <w:pPr>
              <w:spacing w:before="0" w:line="240" w:lineRule="auto"/>
              <w:jc w:val="center"/>
              <w:rPr>
                <w:color w:val="000000"/>
                <w:sz w:val="24"/>
                <w:szCs w:val="24"/>
              </w:rPr>
            </w:pPr>
            <w:r w:rsidDel="00000000" w:rsidR="00000000" w:rsidRPr="00000000">
              <w:rPr>
                <w:color w:val="000000"/>
                <w:sz w:val="24"/>
                <w:szCs w:val="24"/>
                <w:rtl w:val="0"/>
              </w:rPr>
              <w:t xml:space="preserve">0,43971</w:t>
            </w:r>
          </w:p>
        </w:tc>
      </w:tr>
    </w:tbl>
    <w:p w:rsidR="00000000" w:rsidDel="00000000" w:rsidP="00000000" w:rsidRDefault="00000000" w:rsidRPr="00000000" w14:paraId="000003D8">
      <w:pPr>
        <w:spacing w:after="120" w:before="0" w:line="240" w:lineRule="auto"/>
        <w:jc w:val="right"/>
        <w:rPr>
          <w:i w:val="1"/>
          <w:iCs w:val="1"/>
          <w:color w:val="000000"/>
          <w:sz w:val="24"/>
          <w:szCs w:val="24"/>
        </w:rPr>
      </w:pPr>
      <w:r w:rsidDel="00000000" w:rsidR="00000000" w:rsidRPr="00000000">
        <w:rPr>
          <w:i w:val="1"/>
          <w:iCs w:val="1"/>
          <w:color w:val="000000"/>
          <w:sz w:val="24"/>
          <w:szCs w:val="24"/>
          <w:rtl w:val="0"/>
        </w:rPr>
        <w:t xml:space="preserve">Nguồn: Hướng dẫn IPCC 2006</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HSPT từ xử lý nước thải:</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hệ số phát thải từ xử lý nước thải sinh hoạt và nước thải công nghiệp sẽ được tính toán theo công thức sau:</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center"/>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HSPT = B</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subscript"/>
          <w:rtl w:val="0"/>
        </w:rPr>
        <w:t xml:space="preserve">0</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 * MCF</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Trong đó:</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Khả năng phát sinh khí CH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b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tối đa (0,6 kg CH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b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/kg BOD; 0,25 kg CH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b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/kg COD).</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MCF: Hệ số hiệu chỉnh mê-tan của hệ thống xử lý nước thải = 0,3 hoặc 0,5.</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Theo đó, HSPT các loại nước thải của Nhà máy được tính toán và trình bày trong bảng dưới đây.</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i3bohk9f7zu0" w:id="69"/>
      <w:bookmarkEnd w:id="69"/>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III‑11. HSPT từ thu gom, xử lý nước thải</w:t>
      </w:r>
    </w:p>
    <w:tbl>
      <w:tblPr>
        <w:tblStyle w:val="Table21"/>
        <w:tblW w:w="90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1984"/>
        <w:gridCol w:w="2320"/>
        <w:gridCol w:w="2068"/>
        <w:tblGridChange w:id="0">
          <w:tblGrid>
            <w:gridCol w:w="2689"/>
            <w:gridCol w:w="1984"/>
            <w:gridCol w:w="2320"/>
            <w:gridCol w:w="2068"/>
          </w:tblGrid>
        </w:tblGridChange>
      </w:tblGrid>
      <w:tr>
        <w:trPr>
          <w:cantSplit w:val="0"/>
          <w:trHeight w:val="705" w:hRule="atLeast"/>
          <w:tblHeader w:val="0"/>
        </w:trPr>
        <w:tc>
          <w:tcPr>
            <w:vAlign w:val="center"/>
          </w:tcPr>
          <w:p w:rsidR="00000000" w:rsidDel="00000000" w:rsidP="00000000" w:rsidRDefault="00000000" w:rsidRPr="00000000" w14:paraId="000003E1">
            <w:pPr>
              <w:spacing w:before="0" w:line="240" w:lineRule="auto"/>
              <w:jc w:val="center"/>
              <w:rPr>
                <w:b w:val="1"/>
                <w:bCs w:val="1"/>
                <w:color w:val="000000"/>
                <w:sz w:val="24"/>
                <w:szCs w:val="24"/>
              </w:rPr>
            </w:pPr>
            <w:r w:rsidDel="00000000" w:rsidR="00000000" w:rsidRPr="00000000">
              <w:rPr>
                <w:b w:val="1"/>
                <w:bCs w:val="1"/>
                <w:color w:val="000000"/>
                <w:sz w:val="24"/>
                <w:szCs w:val="24"/>
                <w:rtl w:val="0"/>
              </w:rPr>
              <w:t xml:space="preserve">Loại nước thải</w:t>
            </w:r>
          </w:p>
        </w:tc>
        <w:tc>
          <w:tcPr>
            <w:vAlign w:val="center"/>
          </w:tcPr>
          <w:p w:rsidR="00000000" w:rsidDel="00000000" w:rsidP="00000000" w:rsidRDefault="00000000" w:rsidRPr="00000000" w14:paraId="000003E2">
            <w:pPr>
              <w:spacing w:before="0" w:line="240" w:lineRule="auto"/>
              <w:jc w:val="center"/>
              <w:rPr>
                <w:b w:val="1"/>
                <w:bCs w:val="1"/>
                <w:color w:val="000000"/>
                <w:sz w:val="24"/>
                <w:szCs w:val="24"/>
                <w:highlight w:val="white"/>
              </w:rPr>
            </w:pPr>
            <w:r w:rsidDel="00000000" w:rsidR="00000000" w:rsidRPr="00000000">
              <w:rPr>
                <w:b w:val="1"/>
                <w:bCs w:val="1"/>
                <w:color w:val="000000"/>
                <w:sz w:val="24"/>
                <w:szCs w:val="24"/>
                <w:highlight w:val="white"/>
                <w:rtl w:val="0"/>
              </w:rPr>
              <w:t xml:space="preserve">Loại khí</w:t>
            </w:r>
          </w:p>
        </w:tc>
        <w:tc>
          <w:tcPr>
            <w:vAlign w:val="center"/>
          </w:tcPr>
          <w:p w:rsidR="00000000" w:rsidDel="00000000" w:rsidP="00000000" w:rsidRDefault="00000000" w:rsidRPr="00000000" w14:paraId="000003E3">
            <w:pPr>
              <w:spacing w:before="0" w:line="240" w:lineRule="auto"/>
              <w:jc w:val="center"/>
              <w:rPr>
                <w:b w:val="1"/>
                <w:bCs w:val="1"/>
                <w:color w:val="000000"/>
                <w:sz w:val="24"/>
                <w:szCs w:val="24"/>
                <w:highlight w:val="white"/>
              </w:rPr>
            </w:pPr>
            <w:r w:rsidDel="00000000" w:rsidR="00000000" w:rsidRPr="00000000">
              <w:rPr>
                <w:b w:val="1"/>
                <w:bCs w:val="1"/>
                <w:color w:val="000000"/>
                <w:sz w:val="24"/>
                <w:szCs w:val="24"/>
                <w:highlight w:val="white"/>
                <w:rtl w:val="0"/>
              </w:rPr>
              <w:t xml:space="preserve">BOD</w:t>
            </w:r>
          </w:p>
        </w:tc>
        <w:tc>
          <w:tcPr>
            <w:vAlign w:val="center"/>
          </w:tcPr>
          <w:p w:rsidR="00000000" w:rsidDel="00000000" w:rsidP="00000000" w:rsidRDefault="00000000" w:rsidRPr="00000000" w14:paraId="000003E4">
            <w:pPr>
              <w:spacing w:before="0" w:line="240" w:lineRule="auto"/>
              <w:jc w:val="center"/>
              <w:rPr>
                <w:b w:val="1"/>
                <w:bCs w:val="1"/>
                <w:color w:val="000000"/>
                <w:sz w:val="24"/>
                <w:szCs w:val="24"/>
                <w:highlight w:val="white"/>
              </w:rPr>
            </w:pPr>
            <w:r w:rsidDel="00000000" w:rsidR="00000000" w:rsidRPr="00000000">
              <w:rPr>
                <w:b w:val="1"/>
                <w:bCs w:val="1"/>
                <w:color w:val="000000"/>
                <w:sz w:val="24"/>
                <w:szCs w:val="24"/>
                <w:highlight w:val="white"/>
                <w:rtl w:val="0"/>
              </w:rPr>
              <w:t xml:space="preserve">COD</w:t>
            </w:r>
          </w:p>
        </w:tc>
      </w:tr>
      <w:tr>
        <w:trPr>
          <w:cantSplit w:val="0"/>
          <w:trHeight w:val="414" w:hRule="atLeast"/>
          <w:tblHeader w:val="0"/>
        </w:trPr>
        <w:tc>
          <w:tcPr>
            <w:vAlign w:val="center"/>
          </w:tcPr>
          <w:p w:rsidR="00000000" w:rsidDel="00000000" w:rsidP="00000000" w:rsidRDefault="00000000" w:rsidRPr="00000000" w14:paraId="000003E5">
            <w:pPr>
              <w:spacing w:before="0" w:line="240" w:lineRule="auto"/>
              <w:jc w:val="center"/>
              <w:rPr>
                <w:b w:val="1"/>
                <w:bCs w:val="1"/>
                <w:color w:val="000000"/>
                <w:sz w:val="24"/>
                <w:szCs w:val="24"/>
                <w:highlight w:val="white"/>
              </w:rPr>
            </w:pPr>
            <w:r w:rsidDel="00000000" w:rsidR="00000000" w:rsidRPr="00000000">
              <w:rPr>
                <w:rtl w:val="0"/>
              </w:rPr>
            </w:r>
          </w:p>
        </w:tc>
        <w:tc>
          <w:tcPr/>
          <w:p w:rsidR="00000000" w:rsidDel="00000000" w:rsidP="00000000" w:rsidRDefault="00000000" w:rsidRPr="00000000" w14:paraId="000003E6">
            <w:pPr>
              <w:spacing w:before="0" w:line="240" w:lineRule="auto"/>
              <w:jc w:val="center"/>
              <w:rPr>
                <w:i w:val="1"/>
                <w:iCs w:val="1"/>
                <w:color w:val="000000"/>
                <w:sz w:val="24"/>
                <w:szCs w:val="24"/>
                <w:highlight w:val="white"/>
              </w:rPr>
            </w:pPr>
            <w:r w:rsidDel="00000000" w:rsidR="00000000" w:rsidRPr="00000000">
              <w:rPr>
                <w:rtl w:val="0"/>
              </w:rPr>
            </w:r>
          </w:p>
        </w:tc>
        <w:tc>
          <w:tcPr>
            <w:vAlign w:val="center"/>
          </w:tcPr>
          <w:p w:rsidR="00000000" w:rsidDel="00000000" w:rsidP="00000000" w:rsidRDefault="00000000" w:rsidRPr="00000000" w14:paraId="000003E7">
            <w:pPr>
              <w:spacing w:before="0" w:line="240" w:lineRule="auto"/>
              <w:jc w:val="center"/>
              <w:rPr>
                <w:i w:val="1"/>
                <w:iCs w:val="1"/>
                <w:color w:val="000000"/>
                <w:sz w:val="24"/>
                <w:szCs w:val="24"/>
                <w:highlight w:val="white"/>
              </w:rPr>
            </w:pPr>
            <w:r w:rsidDel="00000000" w:rsidR="00000000" w:rsidRPr="00000000">
              <w:rPr>
                <w:i w:val="1"/>
                <w:iCs w:val="1"/>
                <w:color w:val="000000"/>
                <w:sz w:val="24"/>
                <w:szCs w:val="24"/>
                <w:highlight w:val="white"/>
                <w:rtl w:val="0"/>
              </w:rPr>
              <w:t xml:space="preserve">(kg CH</w:t>
            </w:r>
            <w:r w:rsidDel="00000000" w:rsidR="00000000" w:rsidRPr="00000000">
              <w:rPr>
                <w:i w:val="1"/>
                <w:iCs w:val="1"/>
                <w:color w:val="000000"/>
                <w:sz w:val="24"/>
                <w:szCs w:val="24"/>
                <w:highlight w:val="white"/>
                <w:vertAlign w:val="subscript"/>
                <w:rtl w:val="0"/>
              </w:rPr>
              <w:t xml:space="preserve">4</w:t>
            </w:r>
            <w:r w:rsidDel="00000000" w:rsidR="00000000" w:rsidRPr="00000000">
              <w:rPr>
                <w:i w:val="1"/>
                <w:iCs w:val="1"/>
                <w:color w:val="000000"/>
                <w:sz w:val="24"/>
                <w:szCs w:val="24"/>
                <w:highlight w:val="white"/>
                <w:rtl w:val="0"/>
              </w:rPr>
              <w:t xml:space="preserve">/kg BOD)</w:t>
            </w:r>
          </w:p>
        </w:tc>
        <w:tc>
          <w:tcPr>
            <w:vAlign w:val="center"/>
          </w:tcPr>
          <w:p w:rsidR="00000000" w:rsidDel="00000000" w:rsidP="00000000" w:rsidRDefault="00000000" w:rsidRPr="00000000" w14:paraId="000003E8">
            <w:pPr>
              <w:spacing w:before="0" w:line="240" w:lineRule="auto"/>
              <w:jc w:val="center"/>
              <w:rPr>
                <w:i w:val="1"/>
                <w:iCs w:val="1"/>
                <w:color w:val="000000"/>
                <w:sz w:val="24"/>
                <w:szCs w:val="24"/>
                <w:highlight w:val="white"/>
              </w:rPr>
            </w:pPr>
            <w:r w:rsidDel="00000000" w:rsidR="00000000" w:rsidRPr="00000000">
              <w:rPr>
                <w:i w:val="1"/>
                <w:iCs w:val="1"/>
                <w:color w:val="000000"/>
                <w:sz w:val="24"/>
                <w:szCs w:val="24"/>
                <w:highlight w:val="white"/>
                <w:rtl w:val="0"/>
              </w:rPr>
              <w:t xml:space="preserve">(kg CH</w:t>
            </w:r>
            <w:r w:rsidDel="00000000" w:rsidR="00000000" w:rsidRPr="00000000">
              <w:rPr>
                <w:i w:val="1"/>
                <w:iCs w:val="1"/>
                <w:color w:val="000000"/>
                <w:sz w:val="24"/>
                <w:szCs w:val="24"/>
                <w:highlight w:val="white"/>
                <w:vertAlign w:val="subscript"/>
                <w:rtl w:val="0"/>
              </w:rPr>
              <w:t xml:space="preserve">4</w:t>
            </w:r>
            <w:r w:rsidDel="00000000" w:rsidR="00000000" w:rsidRPr="00000000">
              <w:rPr>
                <w:i w:val="1"/>
                <w:iCs w:val="1"/>
                <w:color w:val="000000"/>
                <w:sz w:val="24"/>
                <w:szCs w:val="24"/>
                <w:highlight w:val="white"/>
                <w:rtl w:val="0"/>
              </w:rPr>
              <w:t xml:space="preserve">/kg COD)</w:t>
            </w:r>
          </w:p>
        </w:tc>
      </w:tr>
      <w:tr>
        <w:trPr>
          <w:cantSplit w:val="0"/>
          <w:trHeight w:val="500" w:hRule="atLeast"/>
          <w:tblHeader w:val="0"/>
        </w:trPr>
        <w:tc>
          <w:tcPr>
            <w:vAlign w:val="center"/>
          </w:tcPr>
          <w:p w:rsidR="00000000" w:rsidDel="00000000" w:rsidP="00000000" w:rsidRDefault="00000000" w:rsidRPr="00000000" w14:paraId="000003E9">
            <w:pPr>
              <w:spacing w:before="0" w:line="240" w:lineRule="auto"/>
              <w:jc w:val="left"/>
              <w:rPr>
                <w:color w:val="000000"/>
                <w:sz w:val="24"/>
                <w:szCs w:val="24"/>
                <w:highlight w:val="white"/>
              </w:rPr>
            </w:pPr>
            <w:r w:rsidDel="00000000" w:rsidR="00000000" w:rsidRPr="00000000">
              <w:rPr>
                <w:color w:val="000000"/>
                <w:sz w:val="24"/>
                <w:szCs w:val="24"/>
                <w:highlight w:val="white"/>
                <w:rtl w:val="0"/>
              </w:rPr>
              <w:t xml:space="preserve">Nước thải sinh hoạt</w:t>
            </w:r>
          </w:p>
        </w:tc>
        <w:tc>
          <w:tcPr>
            <w:vAlign w:val="center"/>
          </w:tcPr>
          <w:p w:rsidR="00000000" w:rsidDel="00000000" w:rsidP="00000000" w:rsidRDefault="00000000" w:rsidRPr="00000000" w14:paraId="000003EA">
            <w:pPr>
              <w:spacing w:before="0" w:line="240" w:lineRule="auto"/>
              <w:jc w:val="center"/>
              <w:rPr>
                <w:color w:val="000000"/>
                <w:sz w:val="24"/>
                <w:szCs w:val="24"/>
              </w:rPr>
            </w:pPr>
            <w:r w:rsidDel="00000000" w:rsidR="00000000" w:rsidRPr="00000000">
              <w:rPr>
                <w:color w:val="000000"/>
                <w:sz w:val="24"/>
                <w:szCs w:val="24"/>
                <w:rtl w:val="0"/>
              </w:rPr>
              <w:t xml:space="preserve">CH</w:t>
            </w:r>
            <w:r w:rsidDel="00000000" w:rsidR="00000000" w:rsidRPr="00000000">
              <w:rPr>
                <w:color w:val="000000"/>
                <w:sz w:val="24"/>
                <w:szCs w:val="24"/>
                <w:vertAlign w:val="subscript"/>
                <w:rtl w:val="0"/>
              </w:rPr>
              <w:t xml:space="preserve">4</w:t>
            </w:r>
            <w:r w:rsidDel="00000000" w:rsidR="00000000" w:rsidRPr="00000000">
              <w:rPr>
                <w:rtl w:val="0"/>
              </w:rPr>
            </w:r>
          </w:p>
        </w:tc>
        <w:tc>
          <w:tcPr>
            <w:vAlign w:val="center"/>
          </w:tcPr>
          <w:p w:rsidR="00000000" w:rsidDel="00000000" w:rsidP="00000000" w:rsidRDefault="00000000" w:rsidRPr="00000000" w14:paraId="000003EB">
            <w:pPr>
              <w:spacing w:before="0" w:line="240" w:lineRule="auto"/>
              <w:jc w:val="center"/>
              <w:rPr>
                <w:color w:val="000000"/>
                <w:sz w:val="24"/>
                <w:szCs w:val="24"/>
              </w:rPr>
            </w:pPr>
            <w:r w:rsidDel="00000000" w:rsidR="00000000" w:rsidRPr="00000000">
              <w:rPr>
                <w:color w:val="000000"/>
                <w:sz w:val="24"/>
                <w:szCs w:val="24"/>
                <w:rtl w:val="0"/>
              </w:rPr>
              <w:t xml:space="preserve">0,30</w:t>
            </w:r>
          </w:p>
        </w:tc>
        <w:tc>
          <w:tcPr>
            <w:vAlign w:val="center"/>
          </w:tcPr>
          <w:p w:rsidR="00000000" w:rsidDel="00000000" w:rsidP="00000000" w:rsidRDefault="00000000" w:rsidRPr="00000000" w14:paraId="000003EC">
            <w:pPr>
              <w:spacing w:before="0" w:line="240" w:lineRule="auto"/>
              <w:jc w:val="center"/>
              <w:rPr>
                <w:color w:val="000000"/>
                <w:sz w:val="24"/>
                <w:szCs w:val="24"/>
              </w:rPr>
            </w:pPr>
            <w:r w:rsidDel="00000000" w:rsidR="00000000" w:rsidRPr="00000000">
              <w:rPr>
                <w:rtl w:val="0"/>
              </w:rPr>
            </w:r>
          </w:p>
        </w:tc>
      </w:tr>
      <w:tr>
        <w:trPr>
          <w:cantSplit w:val="0"/>
          <w:trHeight w:val="615" w:hRule="atLeast"/>
          <w:tblHeader w:val="0"/>
        </w:trPr>
        <w:tc>
          <w:tcPr>
            <w:vAlign w:val="center"/>
          </w:tcPr>
          <w:p w:rsidR="00000000" w:rsidDel="00000000" w:rsidP="00000000" w:rsidRDefault="00000000" w:rsidRPr="00000000" w14:paraId="000003ED">
            <w:pPr>
              <w:spacing w:before="0" w:line="240" w:lineRule="auto"/>
              <w:jc w:val="left"/>
              <w:rPr>
                <w:color w:val="000000"/>
                <w:sz w:val="24"/>
                <w:szCs w:val="24"/>
                <w:highlight w:val="white"/>
              </w:rPr>
            </w:pPr>
            <w:r w:rsidDel="00000000" w:rsidR="00000000" w:rsidRPr="00000000">
              <w:rPr>
                <w:color w:val="000000"/>
                <w:sz w:val="24"/>
                <w:szCs w:val="24"/>
                <w:highlight w:val="white"/>
                <w:rtl w:val="0"/>
              </w:rPr>
              <w:t xml:space="preserve">Nước thải công nghiệp</w:t>
            </w:r>
          </w:p>
        </w:tc>
        <w:tc>
          <w:tcPr>
            <w:vAlign w:val="center"/>
          </w:tcPr>
          <w:p w:rsidR="00000000" w:rsidDel="00000000" w:rsidP="00000000" w:rsidRDefault="00000000" w:rsidRPr="00000000" w14:paraId="000003EE">
            <w:pPr>
              <w:spacing w:before="0" w:line="240" w:lineRule="auto"/>
              <w:jc w:val="center"/>
              <w:rPr>
                <w:color w:val="000000"/>
                <w:sz w:val="24"/>
                <w:szCs w:val="24"/>
              </w:rPr>
            </w:pPr>
            <w:r w:rsidDel="00000000" w:rsidR="00000000" w:rsidRPr="00000000">
              <w:rPr>
                <w:color w:val="000000"/>
                <w:sz w:val="24"/>
                <w:szCs w:val="24"/>
                <w:rtl w:val="0"/>
              </w:rPr>
              <w:t xml:space="preserve">CH</w:t>
            </w:r>
            <w:r w:rsidDel="00000000" w:rsidR="00000000" w:rsidRPr="00000000">
              <w:rPr>
                <w:color w:val="000000"/>
                <w:sz w:val="24"/>
                <w:szCs w:val="24"/>
                <w:vertAlign w:val="subscript"/>
                <w:rtl w:val="0"/>
              </w:rPr>
              <w:t xml:space="preserve">4</w:t>
            </w:r>
            <w:r w:rsidDel="00000000" w:rsidR="00000000" w:rsidRPr="00000000">
              <w:rPr>
                <w:rtl w:val="0"/>
              </w:rPr>
            </w:r>
          </w:p>
        </w:tc>
        <w:tc>
          <w:tcPr>
            <w:vAlign w:val="center"/>
          </w:tcPr>
          <w:p w:rsidR="00000000" w:rsidDel="00000000" w:rsidP="00000000" w:rsidRDefault="00000000" w:rsidRPr="00000000" w14:paraId="000003EF">
            <w:pPr>
              <w:spacing w:before="0" w:line="240" w:lineRule="auto"/>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3F0">
            <w:pPr>
              <w:spacing w:before="0" w:line="240" w:lineRule="auto"/>
              <w:jc w:val="center"/>
              <w:rPr>
                <w:color w:val="000000"/>
                <w:sz w:val="24"/>
                <w:szCs w:val="24"/>
              </w:rPr>
            </w:pPr>
            <w:r w:rsidDel="00000000" w:rsidR="00000000" w:rsidRPr="00000000">
              <w:rPr>
                <w:color w:val="000000"/>
                <w:sz w:val="24"/>
                <w:szCs w:val="24"/>
                <w:rtl w:val="0"/>
              </w:rPr>
              <w:t xml:space="preserve">0,08</w:t>
            </w:r>
          </w:p>
        </w:tc>
      </w:tr>
    </w:tbl>
    <w:p w:rsidR="00000000" w:rsidDel="00000000" w:rsidP="00000000" w:rsidRDefault="00000000" w:rsidRPr="00000000" w14:paraId="000003F1">
      <w:pPr>
        <w:spacing w:after="120" w:before="0" w:line="240" w:lineRule="auto"/>
        <w:jc w:val="right"/>
        <w:rPr>
          <w:i w:val="1"/>
          <w:iCs w:val="1"/>
          <w:color w:val="000000"/>
          <w:sz w:val="24"/>
          <w:szCs w:val="24"/>
        </w:rPr>
      </w:pPr>
      <w:r w:rsidDel="00000000" w:rsidR="00000000" w:rsidRPr="00000000">
        <w:rPr>
          <w:i w:val="1"/>
          <w:iCs w:val="1"/>
          <w:color w:val="000000"/>
          <w:sz w:val="24"/>
          <w:szCs w:val="24"/>
          <w:rtl w:val="0"/>
        </w:rPr>
        <w:t xml:space="preserve">Nguồn: Quyết định số 2626/QĐ-BTNMT</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HSPT do tiêu thụ năng lượng điện:</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Hiện tại, chưa có HSPT của lưới điện Việt Nam năm 2024 nên HSPT trong kiểm kê KNK của cơ sở áp dụng theo HSPT công bố mới nhất của Bộ TNMT là năm 2023.</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Theo đó, kết quả tính toán hệ số phát thải của lưới điện Việt Nam năm 2023 là 0,6592 tCO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/MWh, giảm so với mức 0,6766 tCO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/MWh của năm 2022.</w:t>
      </w:r>
    </w:p>
    <w:p w:rsidR="00000000" w:rsidDel="00000000" w:rsidP="00000000" w:rsidRDefault="00000000" w:rsidRPr="00000000" w14:paraId="000003F5">
      <w:pPr>
        <w:pStyle w:val="Heading2"/>
        <w:numPr>
          <w:ilvl w:val="1"/>
          <w:numId w:val="1"/>
        </w:numPr>
        <w:ind w:left="0" w:firstLine="0"/>
        <w:rPr/>
      </w:pPr>
      <w:bookmarkStart w:colFirst="0" w:colLast="0" w:name="_np284vr8eb4" w:id="70"/>
      <w:bookmarkEnd w:id="70"/>
      <w:r w:rsidDel="00000000" w:rsidR="00000000" w:rsidRPr="00000000">
        <w:rPr>
          <w:rtl w:val="0"/>
        </w:rPr>
        <w:t xml:space="preserve">Kết quả kiểm kê khí nhà kính của cơ sở</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quả tính toán phát thải KNK cho năm 2024 đối với các nguồn phát thải của </w:t>
      </w:r>
      <w:r w:rsidDel="00000000" w:rsidR="00000000" w:rsidRPr="00000000">
        <w:rPr>
          <w:rtl w:val="0"/>
        </w:rPr>
        <w:t xml:space="preserve">Nhà máy ABC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được trình bày trong bảng dưới đây:</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4ga4023vh6y0" w:id="71"/>
      <w:bookmarkEnd w:id="71"/>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III‑12. Tổng hợp kết quả phát thải KNK năm 2024 của Nhà máy nhiệt điện</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jza31afdg3wh" w:id="72"/>
      <w:bookmarkEnd w:id="72"/>
      <w:r w:rsidDel="00000000" w:rsidR="00000000" w:rsidRPr="00000000">
        <w:rPr>
          <w:i w:val="1"/>
          <w:iCs w:val="1"/>
          <w:rtl w:val="0"/>
        </w:rPr>
        <w:t xml:space="preserve">ABC</w:t>
      </w: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righ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Đơn vị: tấn CO</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subscript"/>
          <w:rtl w:val="0"/>
        </w:rPr>
        <w:t xml:space="preserve">2tđ</w:t>
      </w:r>
      <w:r w:rsidDel="00000000" w:rsidR="00000000" w:rsidRPr="00000000">
        <w:rPr>
          <w:rtl w:val="0"/>
        </w:rPr>
      </w:r>
    </w:p>
    <w:tbl>
      <w:tblPr>
        <w:tblStyle w:val="Table22"/>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6"/>
        <w:gridCol w:w="2947"/>
        <w:gridCol w:w="1476"/>
        <w:gridCol w:w="1240"/>
        <w:gridCol w:w="1176"/>
        <w:gridCol w:w="1476"/>
        <w:tblGridChange w:id="0">
          <w:tblGrid>
            <w:gridCol w:w="746"/>
            <w:gridCol w:w="2947"/>
            <w:gridCol w:w="1476"/>
            <w:gridCol w:w="1240"/>
            <w:gridCol w:w="1176"/>
            <w:gridCol w:w="1476"/>
          </w:tblGrid>
        </w:tblGridChange>
      </w:tblGrid>
      <w:tr>
        <w:trPr>
          <w:cantSplit w:val="0"/>
          <w:trHeight w:val="701" w:hRule="atLeast"/>
          <w:tblHeader w:val="0"/>
        </w:trPr>
        <w:tc>
          <w:tcPr>
            <w:shd w:fill="92d050" w:val="clear"/>
            <w:vAlign w:val="center"/>
          </w:tcPr>
          <w:p w:rsidR="00000000" w:rsidDel="00000000" w:rsidP="00000000" w:rsidRDefault="00000000" w:rsidRPr="00000000" w14:paraId="000003FA">
            <w:pPr>
              <w:widowControl w:val="1"/>
              <w:spacing w:before="0" w:line="240" w:lineRule="auto"/>
              <w:jc w:val="center"/>
              <w:rPr>
                <w:b w:val="1"/>
                <w:bCs w:val="1"/>
                <w:color w:val="000000"/>
                <w:sz w:val="28"/>
                <w:szCs w:val="28"/>
              </w:rPr>
            </w:pPr>
            <w:r w:rsidDel="00000000" w:rsidR="00000000" w:rsidRPr="00000000">
              <w:rPr>
                <w:b w:val="1"/>
                <w:bCs w:val="1"/>
                <w:color w:val="000000"/>
                <w:sz w:val="28"/>
                <w:szCs w:val="28"/>
                <w:rtl w:val="0"/>
              </w:rPr>
              <w:t xml:space="preserve">STT</w:t>
            </w:r>
          </w:p>
        </w:tc>
        <w:tc>
          <w:tcPr>
            <w:shd w:fill="92d050" w:val="clear"/>
            <w:vAlign w:val="center"/>
          </w:tcPr>
          <w:p w:rsidR="00000000" w:rsidDel="00000000" w:rsidP="00000000" w:rsidRDefault="00000000" w:rsidRPr="00000000" w14:paraId="000003FB">
            <w:pPr>
              <w:widowControl w:val="1"/>
              <w:spacing w:before="0" w:line="240" w:lineRule="auto"/>
              <w:jc w:val="center"/>
              <w:rPr>
                <w:b w:val="1"/>
                <w:bCs w:val="1"/>
                <w:color w:val="000000"/>
                <w:sz w:val="28"/>
                <w:szCs w:val="28"/>
              </w:rPr>
            </w:pPr>
            <w:r w:rsidDel="00000000" w:rsidR="00000000" w:rsidRPr="00000000">
              <w:rPr>
                <w:b w:val="1"/>
                <w:bCs w:val="1"/>
                <w:color w:val="000000"/>
                <w:sz w:val="28"/>
                <w:szCs w:val="28"/>
                <w:rtl w:val="0"/>
              </w:rPr>
              <w:t xml:space="preserve">Nguồn phát thải</w:t>
            </w:r>
          </w:p>
        </w:tc>
        <w:tc>
          <w:tcPr>
            <w:shd w:fill="92d050" w:val="clear"/>
            <w:vAlign w:val="center"/>
          </w:tcPr>
          <w:p w:rsidR="00000000" w:rsidDel="00000000" w:rsidP="00000000" w:rsidRDefault="00000000" w:rsidRPr="00000000" w14:paraId="000003FC">
            <w:pPr>
              <w:widowControl w:val="1"/>
              <w:spacing w:before="0" w:line="240" w:lineRule="auto"/>
              <w:jc w:val="center"/>
              <w:rPr>
                <w:b w:val="1"/>
                <w:bCs w:val="1"/>
                <w:color w:val="000000"/>
                <w:sz w:val="28"/>
                <w:szCs w:val="28"/>
              </w:rPr>
            </w:pPr>
            <w:r w:rsidDel="00000000" w:rsidR="00000000" w:rsidRPr="00000000">
              <w:rPr>
                <w:b w:val="1"/>
                <w:bCs w:val="1"/>
                <w:color w:val="000000"/>
                <w:sz w:val="28"/>
                <w:szCs w:val="28"/>
                <w:rtl w:val="0"/>
              </w:rPr>
              <w:t xml:space="preserve">CO</w:t>
            </w:r>
            <w:r w:rsidDel="00000000" w:rsidR="00000000" w:rsidRPr="00000000">
              <w:rPr>
                <w:b w:val="1"/>
                <w:bCs w:val="1"/>
                <w:color w:val="000000"/>
                <w:sz w:val="28"/>
                <w:szCs w:val="28"/>
                <w:vertAlign w:val="subscript"/>
                <w:rtl w:val="0"/>
              </w:rPr>
              <w:t xml:space="preserve">2</w:t>
            </w:r>
            <w:r w:rsidDel="00000000" w:rsidR="00000000" w:rsidRPr="00000000">
              <w:rPr>
                <w:rtl w:val="0"/>
              </w:rPr>
            </w:r>
          </w:p>
        </w:tc>
        <w:tc>
          <w:tcPr>
            <w:shd w:fill="92d050" w:val="clear"/>
            <w:vAlign w:val="center"/>
          </w:tcPr>
          <w:p w:rsidR="00000000" w:rsidDel="00000000" w:rsidP="00000000" w:rsidRDefault="00000000" w:rsidRPr="00000000" w14:paraId="000003FD">
            <w:pPr>
              <w:widowControl w:val="1"/>
              <w:spacing w:before="0" w:line="240" w:lineRule="auto"/>
              <w:jc w:val="center"/>
              <w:rPr>
                <w:b w:val="1"/>
                <w:bCs w:val="1"/>
                <w:color w:val="000000"/>
                <w:sz w:val="28"/>
                <w:szCs w:val="28"/>
              </w:rPr>
            </w:pPr>
            <w:r w:rsidDel="00000000" w:rsidR="00000000" w:rsidRPr="00000000">
              <w:rPr>
                <w:b w:val="1"/>
                <w:bCs w:val="1"/>
                <w:color w:val="000000"/>
                <w:sz w:val="28"/>
                <w:szCs w:val="28"/>
                <w:rtl w:val="0"/>
              </w:rPr>
              <w:t xml:space="preserve">CH</w:t>
            </w:r>
            <w:r w:rsidDel="00000000" w:rsidR="00000000" w:rsidRPr="00000000">
              <w:rPr>
                <w:b w:val="1"/>
                <w:bCs w:val="1"/>
                <w:color w:val="000000"/>
                <w:sz w:val="28"/>
                <w:szCs w:val="28"/>
                <w:vertAlign w:val="subscript"/>
                <w:rtl w:val="0"/>
              </w:rPr>
              <w:t xml:space="preserve">4</w:t>
            </w:r>
            <w:r w:rsidDel="00000000" w:rsidR="00000000" w:rsidRPr="00000000">
              <w:rPr>
                <w:rtl w:val="0"/>
              </w:rPr>
            </w:r>
          </w:p>
        </w:tc>
        <w:tc>
          <w:tcPr>
            <w:shd w:fill="92d050" w:val="clear"/>
            <w:vAlign w:val="center"/>
          </w:tcPr>
          <w:p w:rsidR="00000000" w:rsidDel="00000000" w:rsidP="00000000" w:rsidRDefault="00000000" w:rsidRPr="00000000" w14:paraId="000003FE">
            <w:pPr>
              <w:widowControl w:val="1"/>
              <w:spacing w:before="0" w:line="240" w:lineRule="auto"/>
              <w:jc w:val="center"/>
              <w:rPr>
                <w:b w:val="1"/>
                <w:bCs w:val="1"/>
                <w:color w:val="000000"/>
                <w:sz w:val="28"/>
                <w:szCs w:val="28"/>
              </w:rPr>
            </w:pPr>
            <w:r w:rsidDel="00000000" w:rsidR="00000000" w:rsidRPr="00000000">
              <w:rPr>
                <w:b w:val="1"/>
                <w:bCs w:val="1"/>
                <w:color w:val="000000"/>
                <w:sz w:val="28"/>
                <w:szCs w:val="28"/>
                <w:rtl w:val="0"/>
              </w:rPr>
              <w:t xml:space="preserve">N</w:t>
            </w:r>
            <w:r w:rsidDel="00000000" w:rsidR="00000000" w:rsidRPr="00000000">
              <w:rPr>
                <w:b w:val="1"/>
                <w:bCs w:val="1"/>
                <w:color w:val="000000"/>
                <w:sz w:val="28"/>
                <w:szCs w:val="28"/>
                <w:vertAlign w:val="subscript"/>
                <w:rtl w:val="0"/>
              </w:rPr>
              <w:t xml:space="preserve">2</w:t>
            </w:r>
            <w:r w:rsidDel="00000000" w:rsidR="00000000" w:rsidRPr="00000000">
              <w:rPr>
                <w:b w:val="1"/>
                <w:bCs w:val="1"/>
                <w:color w:val="000000"/>
                <w:sz w:val="28"/>
                <w:szCs w:val="28"/>
                <w:rtl w:val="0"/>
              </w:rPr>
              <w:t xml:space="preserve">O</w:t>
            </w:r>
          </w:p>
        </w:tc>
        <w:tc>
          <w:tcPr>
            <w:shd w:fill="92d050" w:val="clear"/>
            <w:vAlign w:val="center"/>
          </w:tcPr>
          <w:p w:rsidR="00000000" w:rsidDel="00000000" w:rsidP="00000000" w:rsidRDefault="00000000" w:rsidRPr="00000000" w14:paraId="000003FF">
            <w:pPr>
              <w:widowControl w:val="1"/>
              <w:spacing w:before="0" w:line="240" w:lineRule="auto"/>
              <w:jc w:val="center"/>
              <w:rPr>
                <w:b w:val="1"/>
                <w:bCs w:val="1"/>
                <w:color w:val="000000"/>
                <w:sz w:val="28"/>
                <w:szCs w:val="28"/>
              </w:rPr>
            </w:pPr>
            <w:r w:rsidDel="00000000" w:rsidR="00000000" w:rsidRPr="00000000">
              <w:rPr>
                <w:b w:val="1"/>
                <w:bCs w:val="1"/>
                <w:color w:val="000000"/>
                <w:sz w:val="28"/>
                <w:szCs w:val="28"/>
                <w:rtl w:val="0"/>
              </w:rPr>
              <w:t xml:space="preserve">Tổng</w:t>
            </w:r>
          </w:p>
        </w:tc>
      </w:tr>
      <w:tr>
        <w:trPr>
          <w:cantSplit w:val="0"/>
          <w:trHeight w:val="562" w:hRule="atLeast"/>
          <w:tblHeader w:val="0"/>
        </w:trPr>
        <w:tc>
          <w:tcPr>
            <w:gridSpan w:val="2"/>
            <w:shd w:fill="ffffff" w:val="clear"/>
            <w:vAlign w:val="center"/>
          </w:tcPr>
          <w:p w:rsidR="00000000" w:rsidDel="00000000" w:rsidP="00000000" w:rsidRDefault="00000000" w:rsidRPr="00000000" w14:paraId="00000400">
            <w:pPr>
              <w:widowControl w:val="1"/>
              <w:spacing w:before="0" w:line="240" w:lineRule="auto"/>
              <w:jc w:val="right"/>
              <w:rPr>
                <w:b w:val="1"/>
                <w:bCs w:val="1"/>
                <w:color w:val="000000"/>
                <w:sz w:val="24"/>
                <w:szCs w:val="24"/>
              </w:rPr>
            </w:pPr>
            <w:r w:rsidDel="00000000" w:rsidR="00000000" w:rsidRPr="00000000">
              <w:rPr>
                <w:b w:val="1"/>
                <w:bCs w:val="1"/>
                <w:color w:val="000000"/>
                <w:sz w:val="24"/>
                <w:szCs w:val="24"/>
                <w:rtl w:val="0"/>
              </w:rPr>
              <w:t xml:space="preserve">TỔNG CỘNG</w:t>
            </w:r>
          </w:p>
        </w:tc>
        <w:tc>
          <w:tcPr>
            <w:shd w:fill="ffffff" w:val="clear"/>
            <w:vAlign w:val="center"/>
          </w:tcPr>
          <w:p w:rsidR="00000000" w:rsidDel="00000000" w:rsidP="00000000" w:rsidRDefault="00000000" w:rsidRPr="00000000" w14:paraId="00000402">
            <w:pPr>
              <w:widowControl w:val="1"/>
              <w:spacing w:before="0" w:line="240" w:lineRule="auto"/>
              <w:jc w:val="center"/>
              <w:rPr>
                <w:b w:val="1"/>
                <w:bCs w:val="1"/>
                <w:color w:val="000000"/>
                <w:sz w:val="24"/>
                <w:szCs w:val="24"/>
              </w:rPr>
            </w:pPr>
            <w:r w:rsidDel="00000000" w:rsidR="00000000" w:rsidRPr="00000000">
              <w:rPr>
                <w:b w:val="1"/>
                <w:bCs w:val="1"/>
                <w:sz w:val="24"/>
                <w:szCs w:val="24"/>
                <w:rtl w:val="0"/>
              </w:rPr>
              <w:t xml:space="preserve">7.298.727,12</w:t>
            </w:r>
            <w:r w:rsidDel="00000000" w:rsidR="00000000" w:rsidRPr="00000000">
              <w:rPr>
                <w:rtl w:val="0"/>
              </w:rPr>
            </w:r>
          </w:p>
        </w:tc>
        <w:tc>
          <w:tcPr>
            <w:shd w:fill="ffffff" w:val="clear"/>
            <w:vAlign w:val="center"/>
          </w:tcPr>
          <w:p w:rsidR="00000000" w:rsidDel="00000000" w:rsidP="00000000" w:rsidRDefault="00000000" w:rsidRPr="00000000" w14:paraId="00000403">
            <w:pPr>
              <w:widowControl w:val="1"/>
              <w:spacing w:before="0" w:line="240" w:lineRule="auto"/>
              <w:jc w:val="center"/>
              <w:rPr>
                <w:b w:val="1"/>
                <w:bCs w:val="1"/>
                <w:color w:val="000000"/>
                <w:sz w:val="24"/>
                <w:szCs w:val="24"/>
              </w:rPr>
            </w:pPr>
            <w:r w:rsidDel="00000000" w:rsidR="00000000" w:rsidRPr="00000000">
              <w:rPr>
                <w:b w:val="1"/>
                <w:bCs w:val="1"/>
                <w:sz w:val="24"/>
                <w:szCs w:val="24"/>
                <w:rtl w:val="0"/>
              </w:rPr>
              <w:t xml:space="preserve">2.128,41</w:t>
            </w:r>
            <w:r w:rsidDel="00000000" w:rsidR="00000000" w:rsidRPr="00000000">
              <w:rPr>
                <w:rtl w:val="0"/>
              </w:rPr>
            </w:r>
          </w:p>
        </w:tc>
        <w:tc>
          <w:tcPr>
            <w:shd w:fill="ffffff" w:val="clear"/>
            <w:vAlign w:val="center"/>
          </w:tcPr>
          <w:p w:rsidR="00000000" w:rsidDel="00000000" w:rsidP="00000000" w:rsidRDefault="00000000" w:rsidRPr="00000000" w14:paraId="00000404">
            <w:pPr>
              <w:widowControl w:val="1"/>
              <w:spacing w:before="0" w:line="240" w:lineRule="auto"/>
              <w:jc w:val="center"/>
              <w:rPr>
                <w:b w:val="1"/>
                <w:bCs w:val="1"/>
                <w:color w:val="000000"/>
                <w:sz w:val="24"/>
                <w:szCs w:val="24"/>
              </w:rPr>
            </w:pPr>
            <w:r w:rsidDel="00000000" w:rsidR="00000000" w:rsidRPr="00000000">
              <w:rPr>
                <w:b w:val="1"/>
                <w:bCs w:val="1"/>
                <w:sz w:val="24"/>
                <w:szCs w:val="24"/>
                <w:rtl w:val="0"/>
              </w:rPr>
              <w:t xml:space="preserve">31.048,93</w:t>
            </w:r>
            <w:r w:rsidDel="00000000" w:rsidR="00000000" w:rsidRPr="00000000">
              <w:rPr>
                <w:rtl w:val="0"/>
              </w:rPr>
            </w:r>
          </w:p>
        </w:tc>
        <w:tc>
          <w:tcPr>
            <w:shd w:fill="ffffff" w:val="clear"/>
            <w:vAlign w:val="center"/>
          </w:tcPr>
          <w:p w:rsidR="00000000" w:rsidDel="00000000" w:rsidP="00000000" w:rsidRDefault="00000000" w:rsidRPr="00000000" w14:paraId="00000405">
            <w:pPr>
              <w:widowControl w:val="1"/>
              <w:spacing w:before="0" w:line="240" w:lineRule="auto"/>
              <w:jc w:val="center"/>
              <w:rPr>
                <w:b w:val="1"/>
                <w:bCs w:val="1"/>
                <w:color w:val="000000"/>
                <w:sz w:val="24"/>
                <w:szCs w:val="24"/>
              </w:rPr>
            </w:pPr>
            <w:r w:rsidDel="00000000" w:rsidR="00000000" w:rsidRPr="00000000">
              <w:rPr>
                <w:b w:val="1"/>
                <w:bCs w:val="1"/>
                <w:sz w:val="24"/>
                <w:szCs w:val="24"/>
                <w:rtl w:val="0"/>
              </w:rPr>
              <w:t xml:space="preserve">7.331.904,46</w:t>
            </w:r>
            <w:r w:rsidDel="00000000" w:rsidR="00000000" w:rsidRPr="00000000">
              <w:rPr>
                <w:rtl w:val="0"/>
              </w:rPr>
            </w:r>
          </w:p>
        </w:tc>
      </w:tr>
      <w:tr>
        <w:trPr>
          <w:cantSplit w:val="0"/>
          <w:trHeight w:val="549" w:hRule="atLeast"/>
          <w:tblHeader w:val="0"/>
        </w:trPr>
        <w:tc>
          <w:tcPr>
            <w:gridSpan w:val="2"/>
            <w:shd w:fill="ffffff" w:val="clear"/>
            <w:vAlign w:val="center"/>
          </w:tcPr>
          <w:p w:rsidR="00000000" w:rsidDel="00000000" w:rsidP="00000000" w:rsidRDefault="00000000" w:rsidRPr="00000000" w14:paraId="00000406">
            <w:pPr>
              <w:widowControl w:val="1"/>
              <w:spacing w:before="0" w:line="240" w:lineRule="auto"/>
              <w:jc w:val="center"/>
              <w:rPr>
                <w:b w:val="1"/>
                <w:bCs w:val="1"/>
                <w:color w:val="000000"/>
                <w:sz w:val="24"/>
                <w:szCs w:val="24"/>
              </w:rPr>
            </w:pPr>
            <w:r w:rsidDel="00000000" w:rsidR="00000000" w:rsidRPr="00000000">
              <w:rPr>
                <w:b w:val="1"/>
                <w:bCs w:val="1"/>
                <w:color w:val="000000"/>
                <w:sz w:val="24"/>
                <w:szCs w:val="24"/>
                <w:rtl w:val="0"/>
              </w:rPr>
              <w:t xml:space="preserve">Phạm vi 1</w:t>
            </w:r>
          </w:p>
        </w:tc>
        <w:tc>
          <w:tcPr>
            <w:shd w:fill="ffffff" w:val="clear"/>
            <w:vAlign w:val="center"/>
          </w:tcPr>
          <w:p w:rsidR="00000000" w:rsidDel="00000000" w:rsidP="00000000" w:rsidRDefault="00000000" w:rsidRPr="00000000" w14:paraId="00000408">
            <w:pPr>
              <w:widowControl w:val="1"/>
              <w:spacing w:before="0" w:line="240" w:lineRule="auto"/>
              <w:jc w:val="center"/>
              <w:rPr>
                <w:b w:val="1"/>
                <w:bCs w:val="1"/>
                <w:color w:val="000000"/>
                <w:sz w:val="24"/>
                <w:szCs w:val="24"/>
              </w:rPr>
            </w:pPr>
            <w:r w:rsidDel="00000000" w:rsidR="00000000" w:rsidRPr="00000000">
              <w:rPr>
                <w:b w:val="1"/>
                <w:bCs w:val="1"/>
                <w:sz w:val="24"/>
                <w:szCs w:val="24"/>
                <w:rtl w:val="0"/>
              </w:rPr>
              <w:t xml:space="preserve">7.294.048,31</w:t>
            </w:r>
            <w:r w:rsidDel="00000000" w:rsidR="00000000" w:rsidRPr="00000000">
              <w:rPr>
                <w:rtl w:val="0"/>
              </w:rPr>
            </w:r>
          </w:p>
        </w:tc>
        <w:tc>
          <w:tcPr>
            <w:shd w:fill="ffffff" w:val="clear"/>
            <w:vAlign w:val="center"/>
          </w:tcPr>
          <w:p w:rsidR="00000000" w:rsidDel="00000000" w:rsidP="00000000" w:rsidRDefault="00000000" w:rsidRPr="00000000" w14:paraId="00000409">
            <w:pPr>
              <w:widowControl w:val="1"/>
              <w:spacing w:before="0" w:line="240" w:lineRule="auto"/>
              <w:jc w:val="center"/>
              <w:rPr>
                <w:b w:val="1"/>
                <w:bCs w:val="1"/>
                <w:color w:val="000000"/>
                <w:sz w:val="24"/>
                <w:szCs w:val="24"/>
              </w:rPr>
            </w:pPr>
            <w:r w:rsidDel="00000000" w:rsidR="00000000" w:rsidRPr="00000000">
              <w:rPr>
                <w:b w:val="1"/>
                <w:bCs w:val="1"/>
                <w:sz w:val="24"/>
                <w:szCs w:val="24"/>
                <w:rtl w:val="0"/>
              </w:rPr>
              <w:t xml:space="preserve">2.128,41</w:t>
            </w:r>
            <w:r w:rsidDel="00000000" w:rsidR="00000000" w:rsidRPr="00000000">
              <w:rPr>
                <w:rtl w:val="0"/>
              </w:rPr>
            </w:r>
          </w:p>
        </w:tc>
        <w:tc>
          <w:tcPr>
            <w:shd w:fill="ffffff" w:val="clear"/>
            <w:vAlign w:val="center"/>
          </w:tcPr>
          <w:p w:rsidR="00000000" w:rsidDel="00000000" w:rsidP="00000000" w:rsidRDefault="00000000" w:rsidRPr="00000000" w14:paraId="0000040A">
            <w:pPr>
              <w:widowControl w:val="1"/>
              <w:spacing w:before="0" w:line="240" w:lineRule="auto"/>
              <w:jc w:val="center"/>
              <w:rPr>
                <w:b w:val="1"/>
                <w:bCs w:val="1"/>
                <w:color w:val="000000"/>
                <w:sz w:val="24"/>
                <w:szCs w:val="24"/>
              </w:rPr>
            </w:pPr>
            <w:r w:rsidDel="00000000" w:rsidR="00000000" w:rsidRPr="00000000">
              <w:rPr>
                <w:b w:val="1"/>
                <w:bCs w:val="1"/>
                <w:sz w:val="24"/>
                <w:szCs w:val="24"/>
                <w:rtl w:val="0"/>
              </w:rPr>
              <w:t xml:space="preserve">31.048,93</w:t>
            </w:r>
            <w:r w:rsidDel="00000000" w:rsidR="00000000" w:rsidRPr="00000000">
              <w:rPr>
                <w:rtl w:val="0"/>
              </w:rPr>
            </w:r>
          </w:p>
        </w:tc>
        <w:tc>
          <w:tcPr>
            <w:shd w:fill="ffffff" w:val="clear"/>
            <w:vAlign w:val="center"/>
          </w:tcPr>
          <w:p w:rsidR="00000000" w:rsidDel="00000000" w:rsidP="00000000" w:rsidRDefault="00000000" w:rsidRPr="00000000" w14:paraId="0000040B">
            <w:pPr>
              <w:widowControl w:val="1"/>
              <w:spacing w:before="0" w:line="240" w:lineRule="auto"/>
              <w:jc w:val="center"/>
              <w:rPr>
                <w:b w:val="1"/>
                <w:bCs w:val="1"/>
                <w:color w:val="000000"/>
                <w:sz w:val="24"/>
                <w:szCs w:val="24"/>
              </w:rPr>
            </w:pPr>
            <w:r w:rsidDel="00000000" w:rsidR="00000000" w:rsidRPr="00000000">
              <w:rPr>
                <w:b w:val="1"/>
                <w:bCs w:val="1"/>
                <w:sz w:val="24"/>
                <w:szCs w:val="24"/>
                <w:rtl w:val="0"/>
              </w:rPr>
              <w:t xml:space="preserve">7.327.225,65</w:t>
            </w:r>
            <w:r w:rsidDel="00000000" w:rsidR="00000000" w:rsidRPr="00000000">
              <w:rPr>
                <w:rtl w:val="0"/>
              </w:rPr>
            </w:r>
          </w:p>
        </w:tc>
      </w:tr>
      <w:tr>
        <w:trPr>
          <w:cantSplit w:val="0"/>
          <w:trHeight w:val="454" w:hRule="atLeast"/>
          <w:tblHeader w:val="0"/>
        </w:trPr>
        <w:tc>
          <w:tcPr>
            <w:shd w:fill="ffffff" w:val="clear"/>
            <w:vAlign w:val="center"/>
          </w:tcPr>
          <w:p w:rsidR="00000000" w:rsidDel="00000000" w:rsidP="00000000" w:rsidRDefault="00000000" w:rsidRPr="00000000" w14:paraId="0000040C">
            <w:pPr>
              <w:widowControl w:val="1"/>
              <w:spacing w:before="0" w:line="240" w:lineRule="auto"/>
              <w:jc w:val="center"/>
              <w:rPr>
                <w:color w:val="000000"/>
                <w:sz w:val="24"/>
                <w:szCs w:val="24"/>
              </w:rPr>
            </w:pPr>
            <w:r w:rsidDel="00000000" w:rsidR="00000000" w:rsidRPr="00000000">
              <w:rPr>
                <w:color w:val="000000"/>
                <w:sz w:val="24"/>
                <w:szCs w:val="24"/>
                <w:rtl w:val="0"/>
              </w:rPr>
              <w:t xml:space="preserve">1</w:t>
            </w:r>
          </w:p>
        </w:tc>
        <w:tc>
          <w:tcPr>
            <w:shd w:fill="ffffff" w:val="clear"/>
            <w:vAlign w:val="center"/>
          </w:tcPr>
          <w:p w:rsidR="00000000" w:rsidDel="00000000" w:rsidP="00000000" w:rsidRDefault="00000000" w:rsidRPr="00000000" w14:paraId="0000040D">
            <w:pPr>
              <w:widowControl w:val="1"/>
              <w:spacing w:before="0" w:line="240" w:lineRule="auto"/>
              <w:rPr>
                <w:color w:val="000000"/>
                <w:sz w:val="24"/>
                <w:szCs w:val="24"/>
              </w:rPr>
            </w:pPr>
            <w:r w:rsidDel="00000000" w:rsidR="00000000" w:rsidRPr="00000000">
              <w:rPr>
                <w:color w:val="000000"/>
                <w:sz w:val="24"/>
                <w:szCs w:val="24"/>
                <w:rtl w:val="0"/>
              </w:rPr>
              <w:t xml:space="preserve">Đốt nhiên liệu cố định</w:t>
            </w:r>
          </w:p>
        </w:tc>
        <w:tc>
          <w:tcPr>
            <w:shd w:fill="ffffff" w:val="clear"/>
            <w:vAlign w:val="center"/>
          </w:tcPr>
          <w:p w:rsidR="00000000" w:rsidDel="00000000" w:rsidP="00000000" w:rsidRDefault="00000000" w:rsidRPr="00000000" w14:paraId="0000040E">
            <w:pPr>
              <w:widowControl w:val="1"/>
              <w:spacing w:before="0" w:line="240" w:lineRule="auto"/>
              <w:jc w:val="center"/>
              <w:rPr>
                <w:color w:val="000000"/>
                <w:sz w:val="24"/>
                <w:szCs w:val="24"/>
              </w:rPr>
            </w:pPr>
            <w:r w:rsidDel="00000000" w:rsidR="00000000" w:rsidRPr="00000000">
              <w:rPr>
                <w:sz w:val="24"/>
                <w:szCs w:val="24"/>
                <w:rtl w:val="0"/>
              </w:rPr>
              <w:t xml:space="preserve">7.287.186,09</w:t>
            </w:r>
            <w:r w:rsidDel="00000000" w:rsidR="00000000" w:rsidRPr="00000000">
              <w:rPr>
                <w:rtl w:val="0"/>
              </w:rPr>
            </w:r>
          </w:p>
        </w:tc>
        <w:tc>
          <w:tcPr>
            <w:shd w:fill="ffffff" w:val="clear"/>
            <w:vAlign w:val="center"/>
          </w:tcPr>
          <w:p w:rsidR="00000000" w:rsidDel="00000000" w:rsidP="00000000" w:rsidRDefault="00000000" w:rsidRPr="00000000" w14:paraId="0000040F">
            <w:pPr>
              <w:widowControl w:val="1"/>
              <w:spacing w:before="0" w:line="240" w:lineRule="auto"/>
              <w:jc w:val="center"/>
              <w:rPr>
                <w:color w:val="000000"/>
                <w:sz w:val="24"/>
                <w:szCs w:val="24"/>
              </w:rPr>
            </w:pPr>
            <w:r w:rsidDel="00000000" w:rsidR="00000000" w:rsidRPr="00000000">
              <w:rPr>
                <w:sz w:val="24"/>
                <w:szCs w:val="24"/>
                <w:rtl w:val="0"/>
              </w:rPr>
              <w:t xml:space="preserve">2.127,62</w:t>
            </w:r>
            <w:r w:rsidDel="00000000" w:rsidR="00000000" w:rsidRPr="00000000">
              <w:rPr>
                <w:rtl w:val="0"/>
              </w:rPr>
            </w:r>
          </w:p>
        </w:tc>
        <w:tc>
          <w:tcPr>
            <w:shd w:fill="ffffff" w:val="clear"/>
            <w:vAlign w:val="center"/>
          </w:tcPr>
          <w:p w:rsidR="00000000" w:rsidDel="00000000" w:rsidP="00000000" w:rsidRDefault="00000000" w:rsidRPr="00000000" w14:paraId="00000410">
            <w:pPr>
              <w:widowControl w:val="1"/>
              <w:spacing w:before="0" w:line="240" w:lineRule="auto"/>
              <w:jc w:val="center"/>
              <w:rPr>
                <w:color w:val="000000"/>
                <w:sz w:val="24"/>
                <w:szCs w:val="24"/>
              </w:rPr>
            </w:pPr>
            <w:r w:rsidDel="00000000" w:rsidR="00000000" w:rsidRPr="00000000">
              <w:rPr>
                <w:sz w:val="24"/>
                <w:szCs w:val="24"/>
                <w:rtl w:val="0"/>
              </w:rPr>
              <w:t xml:space="preserve">31.041,34</w:t>
            </w:r>
            <w:r w:rsidDel="00000000" w:rsidR="00000000" w:rsidRPr="00000000">
              <w:rPr>
                <w:rtl w:val="0"/>
              </w:rPr>
            </w:r>
          </w:p>
        </w:tc>
        <w:tc>
          <w:tcPr>
            <w:shd w:fill="ffffff" w:val="clear"/>
            <w:vAlign w:val="center"/>
          </w:tcPr>
          <w:p w:rsidR="00000000" w:rsidDel="00000000" w:rsidP="00000000" w:rsidRDefault="00000000" w:rsidRPr="00000000" w14:paraId="00000411">
            <w:pPr>
              <w:widowControl w:val="1"/>
              <w:spacing w:before="0" w:line="240" w:lineRule="auto"/>
              <w:jc w:val="center"/>
              <w:rPr>
                <w:color w:val="000000"/>
                <w:sz w:val="24"/>
                <w:szCs w:val="24"/>
              </w:rPr>
            </w:pPr>
            <w:r w:rsidDel="00000000" w:rsidR="00000000" w:rsidRPr="00000000">
              <w:rPr>
                <w:sz w:val="24"/>
                <w:szCs w:val="24"/>
                <w:rtl w:val="0"/>
              </w:rPr>
              <w:t xml:space="preserve">7.320.355,04</w:t>
            </w:r>
            <w:r w:rsidDel="00000000" w:rsidR="00000000" w:rsidRPr="00000000">
              <w:rPr>
                <w:rtl w:val="0"/>
              </w:rPr>
            </w:r>
          </w:p>
        </w:tc>
      </w:tr>
      <w:tr>
        <w:trPr>
          <w:cantSplit w:val="0"/>
          <w:trHeight w:val="454" w:hRule="atLeast"/>
          <w:tblHeader w:val="0"/>
        </w:trPr>
        <w:tc>
          <w:tcPr>
            <w:shd w:fill="ffffff" w:val="clear"/>
            <w:vAlign w:val="center"/>
          </w:tcPr>
          <w:p w:rsidR="00000000" w:rsidDel="00000000" w:rsidP="00000000" w:rsidRDefault="00000000" w:rsidRPr="00000000" w14:paraId="00000412">
            <w:pPr>
              <w:widowControl w:val="1"/>
              <w:spacing w:before="0" w:line="240" w:lineRule="auto"/>
              <w:jc w:val="center"/>
              <w:rPr>
                <w:color w:val="000000"/>
                <w:sz w:val="24"/>
                <w:szCs w:val="24"/>
              </w:rPr>
            </w:pPr>
            <w:r w:rsidDel="00000000" w:rsidR="00000000" w:rsidRPr="00000000">
              <w:rPr>
                <w:color w:val="000000"/>
                <w:sz w:val="24"/>
                <w:szCs w:val="24"/>
                <w:rtl w:val="0"/>
              </w:rPr>
              <w:t xml:space="preserve">2</w:t>
            </w:r>
          </w:p>
        </w:tc>
        <w:tc>
          <w:tcPr>
            <w:shd w:fill="ffffff" w:val="clear"/>
            <w:vAlign w:val="center"/>
          </w:tcPr>
          <w:p w:rsidR="00000000" w:rsidDel="00000000" w:rsidP="00000000" w:rsidRDefault="00000000" w:rsidRPr="00000000" w14:paraId="00000413">
            <w:pPr>
              <w:widowControl w:val="1"/>
              <w:spacing w:before="0" w:line="240" w:lineRule="auto"/>
              <w:rPr>
                <w:color w:val="000000"/>
                <w:sz w:val="24"/>
                <w:szCs w:val="24"/>
              </w:rPr>
            </w:pPr>
            <w:r w:rsidDel="00000000" w:rsidR="00000000" w:rsidRPr="00000000">
              <w:rPr>
                <w:color w:val="000000"/>
                <w:sz w:val="24"/>
                <w:szCs w:val="24"/>
                <w:rtl w:val="0"/>
              </w:rPr>
              <w:t xml:space="preserve">Đốt nhiên liệu di động</w:t>
            </w:r>
          </w:p>
        </w:tc>
        <w:tc>
          <w:tcPr>
            <w:shd w:fill="ffffff" w:val="clear"/>
            <w:vAlign w:val="center"/>
          </w:tcPr>
          <w:p w:rsidR="00000000" w:rsidDel="00000000" w:rsidP="00000000" w:rsidRDefault="00000000" w:rsidRPr="00000000" w14:paraId="00000414">
            <w:pPr>
              <w:widowControl w:val="1"/>
              <w:spacing w:before="0" w:line="240" w:lineRule="auto"/>
              <w:jc w:val="center"/>
              <w:rPr>
                <w:color w:val="000000"/>
                <w:sz w:val="24"/>
                <w:szCs w:val="24"/>
              </w:rPr>
            </w:pPr>
            <w:r w:rsidDel="00000000" w:rsidR="00000000" w:rsidRPr="00000000">
              <w:rPr>
                <w:sz w:val="24"/>
                <w:szCs w:val="24"/>
                <w:rtl w:val="0"/>
              </w:rPr>
              <w:t xml:space="preserve">528,11</w:t>
            </w:r>
            <w:r w:rsidDel="00000000" w:rsidR="00000000" w:rsidRPr="00000000">
              <w:rPr>
                <w:rtl w:val="0"/>
              </w:rPr>
            </w:r>
          </w:p>
        </w:tc>
        <w:tc>
          <w:tcPr>
            <w:shd w:fill="ffffff" w:val="clear"/>
            <w:vAlign w:val="center"/>
          </w:tcPr>
          <w:p w:rsidR="00000000" w:rsidDel="00000000" w:rsidP="00000000" w:rsidRDefault="00000000" w:rsidRPr="00000000" w14:paraId="00000415">
            <w:pPr>
              <w:widowControl w:val="1"/>
              <w:spacing w:before="0" w:line="240" w:lineRule="auto"/>
              <w:jc w:val="center"/>
              <w:rPr>
                <w:color w:val="000000"/>
                <w:sz w:val="24"/>
                <w:szCs w:val="24"/>
              </w:rPr>
            </w:pPr>
            <w:r w:rsidDel="00000000" w:rsidR="00000000" w:rsidRPr="00000000">
              <w:rPr>
                <w:sz w:val="24"/>
                <w:szCs w:val="24"/>
                <w:rtl w:val="0"/>
              </w:rPr>
              <w:t xml:space="preserve">0,79</w:t>
            </w:r>
            <w:r w:rsidDel="00000000" w:rsidR="00000000" w:rsidRPr="00000000">
              <w:rPr>
                <w:rtl w:val="0"/>
              </w:rPr>
            </w:r>
          </w:p>
        </w:tc>
        <w:tc>
          <w:tcPr>
            <w:shd w:fill="ffffff" w:val="clear"/>
            <w:vAlign w:val="center"/>
          </w:tcPr>
          <w:p w:rsidR="00000000" w:rsidDel="00000000" w:rsidP="00000000" w:rsidRDefault="00000000" w:rsidRPr="00000000" w14:paraId="00000416">
            <w:pPr>
              <w:widowControl w:val="1"/>
              <w:spacing w:before="0" w:line="240" w:lineRule="auto"/>
              <w:jc w:val="center"/>
              <w:rPr>
                <w:color w:val="000000"/>
                <w:sz w:val="24"/>
                <w:szCs w:val="24"/>
              </w:rPr>
            </w:pPr>
            <w:r w:rsidDel="00000000" w:rsidR="00000000" w:rsidRPr="00000000">
              <w:rPr>
                <w:sz w:val="24"/>
                <w:szCs w:val="24"/>
                <w:rtl w:val="0"/>
              </w:rPr>
              <w:t xml:space="preserve">7,59</w:t>
            </w:r>
            <w:r w:rsidDel="00000000" w:rsidR="00000000" w:rsidRPr="00000000">
              <w:rPr>
                <w:rtl w:val="0"/>
              </w:rPr>
            </w:r>
          </w:p>
        </w:tc>
        <w:tc>
          <w:tcPr>
            <w:shd w:fill="ffffff" w:val="clear"/>
            <w:vAlign w:val="center"/>
          </w:tcPr>
          <w:p w:rsidR="00000000" w:rsidDel="00000000" w:rsidP="00000000" w:rsidRDefault="00000000" w:rsidRPr="00000000" w14:paraId="00000417">
            <w:pPr>
              <w:widowControl w:val="1"/>
              <w:spacing w:before="0" w:line="240" w:lineRule="auto"/>
              <w:jc w:val="center"/>
              <w:rPr>
                <w:color w:val="000000"/>
                <w:sz w:val="24"/>
                <w:szCs w:val="24"/>
              </w:rPr>
            </w:pPr>
            <w:r w:rsidDel="00000000" w:rsidR="00000000" w:rsidRPr="00000000">
              <w:rPr>
                <w:sz w:val="24"/>
                <w:szCs w:val="24"/>
                <w:rtl w:val="0"/>
              </w:rPr>
              <w:t xml:space="preserve">536,49</w:t>
            </w:r>
            <w:r w:rsidDel="00000000" w:rsidR="00000000" w:rsidRPr="00000000">
              <w:rPr>
                <w:rtl w:val="0"/>
              </w:rPr>
            </w:r>
          </w:p>
        </w:tc>
      </w:tr>
      <w:tr>
        <w:trPr>
          <w:cantSplit w:val="0"/>
          <w:trHeight w:val="454" w:hRule="atLeast"/>
          <w:tblHeader w:val="0"/>
        </w:trPr>
        <w:tc>
          <w:tcPr>
            <w:shd w:fill="ffffff" w:val="clear"/>
            <w:vAlign w:val="center"/>
          </w:tcPr>
          <w:p w:rsidR="00000000" w:rsidDel="00000000" w:rsidP="00000000" w:rsidRDefault="00000000" w:rsidRPr="00000000" w14:paraId="00000418">
            <w:pPr>
              <w:widowControl w:val="1"/>
              <w:spacing w:before="0" w:line="240" w:lineRule="auto"/>
              <w:jc w:val="center"/>
              <w:rPr>
                <w:color w:val="000000"/>
                <w:sz w:val="24"/>
                <w:szCs w:val="24"/>
              </w:rPr>
            </w:pPr>
            <w:r w:rsidDel="00000000" w:rsidR="00000000" w:rsidRPr="00000000">
              <w:rPr>
                <w:color w:val="000000"/>
                <w:sz w:val="24"/>
                <w:szCs w:val="24"/>
                <w:rtl w:val="0"/>
              </w:rPr>
              <w:t xml:space="preserve">3</w:t>
            </w:r>
          </w:p>
        </w:tc>
        <w:tc>
          <w:tcPr>
            <w:shd w:fill="ffffff" w:val="clear"/>
            <w:vAlign w:val="center"/>
          </w:tcPr>
          <w:p w:rsidR="00000000" w:rsidDel="00000000" w:rsidP="00000000" w:rsidRDefault="00000000" w:rsidRPr="00000000" w14:paraId="00000419">
            <w:pPr>
              <w:widowControl w:val="1"/>
              <w:spacing w:before="0" w:line="240" w:lineRule="auto"/>
              <w:rPr>
                <w:color w:val="000000"/>
                <w:sz w:val="24"/>
                <w:szCs w:val="24"/>
              </w:rPr>
            </w:pPr>
            <w:r w:rsidDel="00000000" w:rsidR="00000000" w:rsidRPr="00000000">
              <w:rPr>
                <w:color w:val="000000"/>
                <w:sz w:val="24"/>
                <w:szCs w:val="24"/>
                <w:rtl w:val="0"/>
              </w:rPr>
              <w:t xml:space="preserve">Môi chất lạnh</w:t>
            </w:r>
          </w:p>
        </w:tc>
        <w:tc>
          <w:tcPr>
            <w:shd w:fill="ffffff" w:val="clear"/>
            <w:vAlign w:val="center"/>
          </w:tcPr>
          <w:p w:rsidR="00000000" w:rsidDel="00000000" w:rsidP="00000000" w:rsidRDefault="00000000" w:rsidRPr="00000000" w14:paraId="0000041A">
            <w:pPr>
              <w:widowControl w:val="1"/>
              <w:spacing w:before="0" w:line="240" w:lineRule="auto"/>
              <w:jc w:val="center"/>
              <w:rPr>
                <w:color w:val="000000"/>
                <w:sz w:val="24"/>
                <w:szCs w:val="24"/>
              </w:rPr>
            </w:pPr>
            <w:r w:rsidDel="00000000" w:rsidR="00000000" w:rsidRPr="00000000">
              <w:rPr>
                <w:sz w:val="24"/>
                <w:szCs w:val="24"/>
                <w:rtl w:val="0"/>
              </w:rPr>
              <w:t xml:space="preserve">665,74</w:t>
            </w:r>
            <w:r w:rsidDel="00000000" w:rsidR="00000000" w:rsidRPr="00000000">
              <w:rPr>
                <w:rtl w:val="0"/>
              </w:rPr>
            </w:r>
          </w:p>
        </w:tc>
        <w:tc>
          <w:tcPr>
            <w:shd w:fill="ffffff" w:val="clear"/>
            <w:vAlign w:val="center"/>
          </w:tcPr>
          <w:p w:rsidR="00000000" w:rsidDel="00000000" w:rsidP="00000000" w:rsidRDefault="00000000" w:rsidRPr="00000000" w14:paraId="0000041B">
            <w:pPr>
              <w:widowControl w:val="1"/>
              <w:spacing w:before="0" w:line="240" w:lineRule="auto"/>
              <w:jc w:val="center"/>
              <w:rPr>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1C">
            <w:pPr>
              <w:widowControl w:val="1"/>
              <w:spacing w:before="0" w:line="240" w:lineRule="auto"/>
              <w:jc w:val="center"/>
              <w:rPr>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1D">
            <w:pPr>
              <w:widowControl w:val="1"/>
              <w:spacing w:before="0" w:line="240" w:lineRule="auto"/>
              <w:jc w:val="center"/>
              <w:rPr>
                <w:color w:val="000000"/>
                <w:sz w:val="24"/>
                <w:szCs w:val="24"/>
              </w:rPr>
            </w:pPr>
            <w:r w:rsidDel="00000000" w:rsidR="00000000" w:rsidRPr="00000000">
              <w:rPr>
                <w:sz w:val="24"/>
                <w:szCs w:val="24"/>
                <w:rtl w:val="0"/>
              </w:rPr>
              <w:t xml:space="preserve">665,74</w:t>
            </w:r>
            <w:r w:rsidDel="00000000" w:rsidR="00000000" w:rsidRPr="00000000">
              <w:rPr>
                <w:rtl w:val="0"/>
              </w:rPr>
            </w:r>
          </w:p>
        </w:tc>
      </w:tr>
      <w:tr>
        <w:trPr>
          <w:cantSplit w:val="0"/>
          <w:trHeight w:val="454" w:hRule="atLeast"/>
          <w:tblHeader w:val="0"/>
        </w:trPr>
        <w:tc>
          <w:tcPr>
            <w:shd w:fill="ffffff" w:val="clear"/>
            <w:vAlign w:val="center"/>
          </w:tcPr>
          <w:p w:rsidR="00000000" w:rsidDel="00000000" w:rsidP="00000000" w:rsidRDefault="00000000" w:rsidRPr="00000000" w14:paraId="0000041E">
            <w:pPr>
              <w:widowControl w:val="1"/>
              <w:spacing w:before="0" w:line="240" w:lineRule="auto"/>
              <w:jc w:val="center"/>
              <w:rPr>
                <w:color w:val="000000"/>
                <w:sz w:val="24"/>
                <w:szCs w:val="24"/>
              </w:rPr>
            </w:pPr>
            <w:r w:rsidDel="00000000" w:rsidR="00000000" w:rsidRPr="00000000">
              <w:rPr>
                <w:color w:val="000000"/>
                <w:sz w:val="24"/>
                <w:szCs w:val="24"/>
                <w:rtl w:val="0"/>
              </w:rPr>
              <w:t xml:space="preserve">4</w:t>
            </w:r>
          </w:p>
        </w:tc>
        <w:tc>
          <w:tcPr>
            <w:shd w:fill="ffffff" w:val="clear"/>
            <w:vAlign w:val="center"/>
          </w:tcPr>
          <w:p w:rsidR="00000000" w:rsidDel="00000000" w:rsidP="00000000" w:rsidRDefault="00000000" w:rsidRPr="00000000" w14:paraId="0000041F">
            <w:pPr>
              <w:widowControl w:val="1"/>
              <w:spacing w:before="0" w:line="240" w:lineRule="auto"/>
              <w:rPr>
                <w:color w:val="000000"/>
                <w:sz w:val="24"/>
                <w:szCs w:val="24"/>
              </w:rPr>
            </w:pPr>
            <w:r w:rsidDel="00000000" w:rsidR="00000000" w:rsidRPr="00000000">
              <w:rPr>
                <w:color w:val="000000"/>
                <w:sz w:val="24"/>
                <w:szCs w:val="24"/>
                <w:rtl w:val="0"/>
              </w:rPr>
              <w:t xml:space="preserve">Quá trình công nghiệp</w:t>
            </w:r>
          </w:p>
        </w:tc>
        <w:tc>
          <w:tcPr>
            <w:shd w:fill="ffffff" w:val="clear"/>
            <w:vAlign w:val="center"/>
          </w:tcPr>
          <w:p w:rsidR="00000000" w:rsidDel="00000000" w:rsidP="00000000" w:rsidRDefault="00000000" w:rsidRPr="00000000" w14:paraId="00000420">
            <w:pPr>
              <w:widowControl w:val="1"/>
              <w:spacing w:before="0" w:line="240" w:lineRule="auto"/>
              <w:jc w:val="center"/>
              <w:rPr>
                <w:color w:val="000000"/>
                <w:sz w:val="24"/>
                <w:szCs w:val="24"/>
              </w:rPr>
            </w:pPr>
            <w:r w:rsidDel="00000000" w:rsidR="00000000" w:rsidRPr="00000000">
              <w:rPr>
                <w:sz w:val="24"/>
                <w:szCs w:val="24"/>
                <w:rtl w:val="0"/>
              </w:rPr>
              <w:t xml:space="preserve">5.526,14</w:t>
            </w:r>
            <w:r w:rsidDel="00000000" w:rsidR="00000000" w:rsidRPr="00000000">
              <w:rPr>
                <w:rtl w:val="0"/>
              </w:rPr>
            </w:r>
          </w:p>
        </w:tc>
        <w:tc>
          <w:tcPr>
            <w:shd w:fill="ffffff" w:val="clear"/>
            <w:vAlign w:val="center"/>
          </w:tcPr>
          <w:p w:rsidR="00000000" w:rsidDel="00000000" w:rsidP="00000000" w:rsidRDefault="00000000" w:rsidRPr="00000000" w14:paraId="00000421">
            <w:pPr>
              <w:widowControl w:val="1"/>
              <w:spacing w:before="0" w:line="240" w:lineRule="auto"/>
              <w:jc w:val="center"/>
              <w:rPr>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22">
            <w:pPr>
              <w:widowControl w:val="1"/>
              <w:spacing w:before="0" w:line="240" w:lineRule="auto"/>
              <w:jc w:val="center"/>
              <w:rPr>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23">
            <w:pPr>
              <w:widowControl w:val="1"/>
              <w:spacing w:before="0" w:line="240" w:lineRule="auto"/>
              <w:jc w:val="center"/>
              <w:rPr>
                <w:color w:val="000000"/>
                <w:sz w:val="24"/>
                <w:szCs w:val="24"/>
              </w:rPr>
            </w:pPr>
            <w:r w:rsidDel="00000000" w:rsidR="00000000" w:rsidRPr="00000000">
              <w:rPr>
                <w:sz w:val="24"/>
                <w:szCs w:val="24"/>
                <w:rtl w:val="0"/>
              </w:rPr>
              <w:t xml:space="preserve">5.526,14</w:t>
            </w:r>
            <w:r w:rsidDel="00000000" w:rsidR="00000000" w:rsidRPr="00000000">
              <w:rPr>
                <w:rtl w:val="0"/>
              </w:rPr>
            </w:r>
          </w:p>
        </w:tc>
      </w:tr>
      <w:tr>
        <w:trPr>
          <w:cantSplit w:val="0"/>
          <w:trHeight w:val="454" w:hRule="atLeast"/>
          <w:tblHeader w:val="0"/>
        </w:trPr>
        <w:tc>
          <w:tcPr>
            <w:shd w:fill="ffffff" w:val="clear"/>
            <w:vAlign w:val="center"/>
          </w:tcPr>
          <w:p w:rsidR="00000000" w:rsidDel="00000000" w:rsidP="00000000" w:rsidRDefault="00000000" w:rsidRPr="00000000" w14:paraId="00000424">
            <w:pPr>
              <w:widowControl w:val="1"/>
              <w:spacing w:before="0" w:line="240" w:lineRule="auto"/>
              <w:jc w:val="center"/>
              <w:rPr>
                <w:color w:val="000000"/>
                <w:sz w:val="24"/>
                <w:szCs w:val="24"/>
              </w:rPr>
            </w:pPr>
            <w:r w:rsidDel="00000000" w:rsidR="00000000" w:rsidRPr="00000000">
              <w:rPr>
                <w:color w:val="000000"/>
                <w:sz w:val="24"/>
                <w:szCs w:val="24"/>
                <w:rtl w:val="0"/>
              </w:rPr>
              <w:t xml:space="preserve">5</w:t>
            </w:r>
          </w:p>
        </w:tc>
        <w:tc>
          <w:tcPr>
            <w:shd w:fill="ffffff" w:val="clear"/>
            <w:vAlign w:val="center"/>
          </w:tcPr>
          <w:p w:rsidR="00000000" w:rsidDel="00000000" w:rsidP="00000000" w:rsidRDefault="00000000" w:rsidRPr="00000000" w14:paraId="00000425">
            <w:pPr>
              <w:widowControl w:val="1"/>
              <w:spacing w:before="0" w:line="240" w:lineRule="auto"/>
              <w:rPr>
                <w:color w:val="000000"/>
                <w:sz w:val="24"/>
                <w:szCs w:val="24"/>
              </w:rPr>
            </w:pPr>
            <w:r w:rsidDel="00000000" w:rsidR="00000000" w:rsidRPr="00000000">
              <w:rPr>
                <w:color w:val="000000"/>
                <w:sz w:val="24"/>
                <w:szCs w:val="24"/>
                <w:rtl w:val="0"/>
              </w:rPr>
              <w:t xml:space="preserve">Xử lý nước thải</w:t>
            </w:r>
          </w:p>
        </w:tc>
        <w:tc>
          <w:tcPr>
            <w:shd w:fill="ffffff" w:val="clear"/>
            <w:vAlign w:val="center"/>
          </w:tcPr>
          <w:p w:rsidR="00000000" w:rsidDel="00000000" w:rsidP="00000000" w:rsidRDefault="00000000" w:rsidRPr="00000000" w14:paraId="00000426">
            <w:pPr>
              <w:widowControl w:val="1"/>
              <w:spacing w:before="0" w:line="240" w:lineRule="auto"/>
              <w:jc w:val="center"/>
              <w:rPr>
                <w:color w:val="000000"/>
                <w:sz w:val="24"/>
                <w:szCs w:val="24"/>
              </w:rPr>
            </w:pPr>
            <w:r w:rsidDel="00000000" w:rsidR="00000000" w:rsidRPr="00000000">
              <w:rPr>
                <w:sz w:val="24"/>
                <w:szCs w:val="24"/>
                <w:rtl w:val="0"/>
              </w:rPr>
              <w:t xml:space="preserve">142,23</w:t>
            </w:r>
            <w:r w:rsidDel="00000000" w:rsidR="00000000" w:rsidRPr="00000000">
              <w:rPr>
                <w:rtl w:val="0"/>
              </w:rPr>
            </w:r>
          </w:p>
        </w:tc>
        <w:tc>
          <w:tcPr>
            <w:shd w:fill="ffffff" w:val="clear"/>
            <w:vAlign w:val="center"/>
          </w:tcPr>
          <w:p w:rsidR="00000000" w:rsidDel="00000000" w:rsidP="00000000" w:rsidRDefault="00000000" w:rsidRPr="00000000" w14:paraId="00000427">
            <w:pPr>
              <w:widowControl w:val="1"/>
              <w:spacing w:before="0" w:line="240" w:lineRule="auto"/>
              <w:jc w:val="center"/>
              <w:rPr>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28">
            <w:pPr>
              <w:widowControl w:val="1"/>
              <w:spacing w:before="0" w:line="240" w:lineRule="auto"/>
              <w:jc w:val="center"/>
              <w:rPr>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29">
            <w:pPr>
              <w:widowControl w:val="1"/>
              <w:spacing w:before="0" w:line="240" w:lineRule="auto"/>
              <w:jc w:val="center"/>
              <w:rPr>
                <w:color w:val="000000"/>
                <w:sz w:val="24"/>
                <w:szCs w:val="24"/>
              </w:rPr>
            </w:pPr>
            <w:r w:rsidDel="00000000" w:rsidR="00000000" w:rsidRPr="00000000">
              <w:rPr>
                <w:sz w:val="24"/>
                <w:szCs w:val="24"/>
                <w:rtl w:val="0"/>
              </w:rPr>
              <w:t xml:space="preserve">142,23</w:t>
            </w:r>
            <w:r w:rsidDel="00000000" w:rsidR="00000000" w:rsidRPr="00000000">
              <w:rPr>
                <w:rtl w:val="0"/>
              </w:rPr>
            </w:r>
          </w:p>
        </w:tc>
      </w:tr>
      <w:tr>
        <w:trPr>
          <w:cantSplit w:val="0"/>
          <w:trHeight w:val="516" w:hRule="atLeast"/>
          <w:tblHeader w:val="0"/>
        </w:trPr>
        <w:tc>
          <w:tcPr>
            <w:gridSpan w:val="2"/>
            <w:shd w:fill="ffffff" w:val="clear"/>
            <w:vAlign w:val="center"/>
          </w:tcPr>
          <w:p w:rsidR="00000000" w:rsidDel="00000000" w:rsidP="00000000" w:rsidRDefault="00000000" w:rsidRPr="00000000" w14:paraId="0000042A">
            <w:pPr>
              <w:widowControl w:val="1"/>
              <w:spacing w:before="0" w:line="240" w:lineRule="auto"/>
              <w:jc w:val="center"/>
              <w:rPr>
                <w:color w:val="000000"/>
                <w:sz w:val="24"/>
                <w:szCs w:val="24"/>
              </w:rPr>
            </w:pPr>
            <w:r w:rsidDel="00000000" w:rsidR="00000000" w:rsidRPr="00000000">
              <w:rPr>
                <w:b w:val="1"/>
                <w:bCs w:val="1"/>
                <w:color w:val="000000"/>
                <w:sz w:val="24"/>
                <w:szCs w:val="24"/>
                <w:rtl w:val="0"/>
              </w:rPr>
              <w:t xml:space="preserve">Phạm vi 2</w:t>
            </w:r>
            <w:r w:rsidDel="00000000" w:rsidR="00000000" w:rsidRPr="00000000">
              <w:rPr>
                <w:rtl w:val="0"/>
              </w:rPr>
            </w:r>
          </w:p>
        </w:tc>
        <w:tc>
          <w:tcPr>
            <w:shd w:fill="ffffff" w:val="clear"/>
            <w:vAlign w:val="center"/>
          </w:tcPr>
          <w:p w:rsidR="00000000" w:rsidDel="00000000" w:rsidP="00000000" w:rsidRDefault="00000000" w:rsidRPr="00000000" w14:paraId="0000042C">
            <w:pPr>
              <w:widowControl w:val="1"/>
              <w:spacing w:before="0" w:line="240" w:lineRule="auto"/>
              <w:jc w:val="center"/>
              <w:rPr>
                <w:color w:val="000000"/>
                <w:sz w:val="24"/>
                <w:szCs w:val="24"/>
              </w:rPr>
            </w:pPr>
            <w:r w:rsidDel="00000000" w:rsidR="00000000" w:rsidRPr="00000000">
              <w:rPr>
                <w:b w:val="1"/>
                <w:bCs w:val="1"/>
                <w:sz w:val="24"/>
                <w:szCs w:val="24"/>
                <w:rtl w:val="0"/>
              </w:rPr>
              <w:t xml:space="preserve">4.678,81</w:t>
            </w:r>
            <w:r w:rsidDel="00000000" w:rsidR="00000000" w:rsidRPr="00000000">
              <w:rPr>
                <w:rtl w:val="0"/>
              </w:rPr>
            </w:r>
          </w:p>
        </w:tc>
        <w:tc>
          <w:tcPr>
            <w:shd w:fill="ffffff" w:val="clear"/>
            <w:vAlign w:val="center"/>
          </w:tcPr>
          <w:p w:rsidR="00000000" w:rsidDel="00000000" w:rsidP="00000000" w:rsidRDefault="00000000" w:rsidRPr="00000000" w14:paraId="0000042D">
            <w:pPr>
              <w:widowControl w:val="1"/>
              <w:spacing w:before="0" w:line="240" w:lineRule="auto"/>
              <w:jc w:val="center"/>
              <w:rPr>
                <w:color w:val="000000"/>
                <w:sz w:val="24"/>
                <w:szCs w:val="24"/>
              </w:rPr>
            </w:pPr>
            <w:r w:rsidDel="00000000" w:rsidR="00000000" w:rsidRPr="00000000">
              <w:rPr>
                <w:b w:val="1"/>
                <w:bCs w:val="1"/>
                <w:sz w:val="24"/>
                <w:szCs w:val="24"/>
                <w:rtl w:val="0"/>
              </w:rPr>
              <w:t xml:space="preserve"> </w:t>
            </w:r>
            <w:r w:rsidDel="00000000" w:rsidR="00000000" w:rsidRPr="00000000">
              <w:rPr>
                <w:rtl w:val="0"/>
              </w:rPr>
            </w:r>
          </w:p>
        </w:tc>
        <w:tc>
          <w:tcPr>
            <w:shd w:fill="ffffff" w:val="clear"/>
            <w:vAlign w:val="center"/>
          </w:tcPr>
          <w:p w:rsidR="00000000" w:rsidDel="00000000" w:rsidP="00000000" w:rsidRDefault="00000000" w:rsidRPr="00000000" w14:paraId="0000042E">
            <w:pPr>
              <w:widowControl w:val="1"/>
              <w:spacing w:before="0" w:line="240" w:lineRule="auto"/>
              <w:jc w:val="center"/>
              <w:rPr>
                <w:color w:val="000000"/>
                <w:sz w:val="24"/>
                <w:szCs w:val="24"/>
              </w:rPr>
            </w:pPr>
            <w:r w:rsidDel="00000000" w:rsidR="00000000" w:rsidRPr="00000000">
              <w:rPr>
                <w:b w:val="1"/>
                <w:bCs w:val="1"/>
                <w:sz w:val="24"/>
                <w:szCs w:val="24"/>
                <w:rtl w:val="0"/>
              </w:rPr>
              <w:t xml:space="preserve"> </w:t>
            </w:r>
            <w:r w:rsidDel="00000000" w:rsidR="00000000" w:rsidRPr="00000000">
              <w:rPr>
                <w:rtl w:val="0"/>
              </w:rPr>
            </w:r>
          </w:p>
        </w:tc>
        <w:tc>
          <w:tcPr>
            <w:shd w:fill="ffffff" w:val="clear"/>
            <w:vAlign w:val="center"/>
          </w:tcPr>
          <w:p w:rsidR="00000000" w:rsidDel="00000000" w:rsidP="00000000" w:rsidRDefault="00000000" w:rsidRPr="00000000" w14:paraId="0000042F">
            <w:pPr>
              <w:widowControl w:val="1"/>
              <w:spacing w:before="0" w:line="240" w:lineRule="auto"/>
              <w:jc w:val="center"/>
              <w:rPr>
                <w:color w:val="000000"/>
                <w:sz w:val="24"/>
                <w:szCs w:val="24"/>
              </w:rPr>
            </w:pPr>
            <w:r w:rsidDel="00000000" w:rsidR="00000000" w:rsidRPr="00000000">
              <w:rPr>
                <w:b w:val="1"/>
                <w:bCs w:val="1"/>
                <w:sz w:val="24"/>
                <w:szCs w:val="24"/>
                <w:rtl w:val="0"/>
              </w:rPr>
              <w:t xml:space="preserve">4.678,81</w:t>
            </w:r>
            <w:r w:rsidDel="00000000" w:rsidR="00000000" w:rsidRPr="00000000">
              <w:rPr>
                <w:rtl w:val="0"/>
              </w:rPr>
            </w:r>
          </w:p>
        </w:tc>
      </w:tr>
      <w:tr>
        <w:trPr>
          <w:cantSplit w:val="0"/>
          <w:trHeight w:val="454" w:hRule="atLeast"/>
          <w:tblHeader w:val="0"/>
        </w:trPr>
        <w:tc>
          <w:tcPr>
            <w:shd w:fill="ffffff" w:val="clear"/>
            <w:vAlign w:val="center"/>
          </w:tcPr>
          <w:p w:rsidR="00000000" w:rsidDel="00000000" w:rsidP="00000000" w:rsidRDefault="00000000" w:rsidRPr="00000000" w14:paraId="00000430">
            <w:pPr>
              <w:widowControl w:val="1"/>
              <w:spacing w:before="0" w:line="240" w:lineRule="auto"/>
              <w:jc w:val="center"/>
              <w:rPr>
                <w:color w:val="000000"/>
                <w:sz w:val="24"/>
                <w:szCs w:val="24"/>
              </w:rPr>
            </w:pPr>
            <w:r w:rsidDel="00000000" w:rsidR="00000000" w:rsidRPr="00000000">
              <w:rPr>
                <w:color w:val="000000"/>
                <w:sz w:val="24"/>
                <w:szCs w:val="24"/>
                <w:rtl w:val="0"/>
              </w:rPr>
              <w:t xml:space="preserve">1</w:t>
            </w:r>
          </w:p>
        </w:tc>
        <w:tc>
          <w:tcPr>
            <w:shd w:fill="ffffff" w:val="clear"/>
            <w:vAlign w:val="center"/>
          </w:tcPr>
          <w:p w:rsidR="00000000" w:rsidDel="00000000" w:rsidP="00000000" w:rsidRDefault="00000000" w:rsidRPr="00000000" w14:paraId="00000431">
            <w:pPr>
              <w:widowControl w:val="1"/>
              <w:spacing w:before="0" w:line="240" w:lineRule="auto"/>
              <w:rPr>
                <w:color w:val="000000"/>
                <w:sz w:val="24"/>
                <w:szCs w:val="24"/>
              </w:rPr>
            </w:pPr>
            <w:r w:rsidDel="00000000" w:rsidR="00000000" w:rsidRPr="00000000">
              <w:rPr>
                <w:color w:val="000000"/>
                <w:sz w:val="24"/>
                <w:szCs w:val="24"/>
                <w:rtl w:val="0"/>
              </w:rPr>
              <w:t xml:space="preserve">Tiêu thụ điện</w:t>
            </w:r>
          </w:p>
        </w:tc>
        <w:tc>
          <w:tcPr>
            <w:shd w:fill="ffffff" w:val="clear"/>
            <w:vAlign w:val="center"/>
          </w:tcPr>
          <w:p w:rsidR="00000000" w:rsidDel="00000000" w:rsidP="00000000" w:rsidRDefault="00000000" w:rsidRPr="00000000" w14:paraId="00000432">
            <w:pPr>
              <w:widowControl w:val="1"/>
              <w:spacing w:before="0" w:line="240" w:lineRule="auto"/>
              <w:jc w:val="center"/>
              <w:rPr>
                <w:sz w:val="24"/>
                <w:szCs w:val="24"/>
              </w:rPr>
            </w:pPr>
            <w:r w:rsidDel="00000000" w:rsidR="00000000" w:rsidRPr="00000000">
              <w:rPr>
                <w:sz w:val="24"/>
                <w:szCs w:val="24"/>
                <w:rtl w:val="0"/>
              </w:rPr>
              <w:t xml:space="preserve">4.678,81</w:t>
            </w:r>
          </w:p>
        </w:tc>
        <w:tc>
          <w:tcPr>
            <w:shd w:fill="ffffff" w:val="clear"/>
            <w:vAlign w:val="center"/>
          </w:tcPr>
          <w:p w:rsidR="00000000" w:rsidDel="00000000" w:rsidP="00000000" w:rsidRDefault="00000000" w:rsidRPr="00000000" w14:paraId="00000433">
            <w:pPr>
              <w:widowControl w:val="1"/>
              <w:spacing w:before="0" w:line="240" w:lineRule="auto"/>
              <w:jc w:val="center"/>
              <w:rPr>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34">
            <w:pPr>
              <w:widowControl w:val="1"/>
              <w:spacing w:before="0" w:line="240" w:lineRule="auto"/>
              <w:jc w:val="center"/>
              <w:rPr>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35">
            <w:pPr>
              <w:widowControl w:val="1"/>
              <w:spacing w:before="0" w:line="240" w:lineRule="auto"/>
              <w:jc w:val="center"/>
              <w:rPr>
                <w:sz w:val="24"/>
                <w:szCs w:val="24"/>
              </w:rPr>
            </w:pPr>
            <w:r w:rsidDel="00000000" w:rsidR="00000000" w:rsidRPr="00000000">
              <w:rPr>
                <w:sz w:val="24"/>
                <w:szCs w:val="24"/>
                <w:rtl w:val="0"/>
              </w:rPr>
              <w:t xml:space="preserve">4.678,81</w:t>
            </w:r>
          </w:p>
        </w:tc>
      </w:tr>
    </w:tbl>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bảng tổng hợp kết quả phát thải KNK của </w:t>
      </w:r>
      <w:r w:rsidDel="00000000" w:rsidR="00000000" w:rsidRPr="00000000">
        <w:rPr>
          <w:rtl w:val="0"/>
        </w:rPr>
        <w:t xml:space="preserve">Nhà máy ABC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cho thấy:</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Tổng phát thải KNK của cơ sở năm 2024 là 7.331.904,46 tấn CO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2tđ</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Trong đó, lượng phát thải KNK lớn nhất từ các hoạt động đốt nhiên liệu, phát thải khoảng 7.320.355,04 tấn CO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2tđ</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chiếm khoảng 99,84% trong tổng phát thải của cơ sở.</w:t>
      </w:r>
    </w:p>
    <w:p w:rsidR="00000000" w:rsidDel="00000000" w:rsidP="00000000" w:rsidRDefault="00000000" w:rsidRPr="00000000" w14:paraId="00000438">
      <w:pPr>
        <w:pStyle w:val="Heading2"/>
        <w:numPr>
          <w:ilvl w:val="1"/>
          <w:numId w:val="1"/>
        </w:numPr>
        <w:ind w:left="0" w:firstLine="0"/>
        <w:rPr>
          <w:rFonts w:ascii="Times New Roman" w:cs="Times New Roman" w:eastAsia="Times New Roman" w:hAnsi="Times New Roman"/>
          <w:sz w:val="26"/>
          <w:szCs w:val="26"/>
        </w:rPr>
      </w:pPr>
      <w:bookmarkStart w:colFirst="0" w:colLast="0" w:name="_6mvygr96g2aq" w:id="73"/>
      <w:bookmarkEnd w:id="73"/>
      <w:r w:rsidDel="00000000" w:rsidR="00000000" w:rsidRPr="00000000">
        <w:rPr>
          <w:rFonts w:ascii="Times New Roman" w:cs="Times New Roman" w:eastAsia="Times New Roman" w:hAnsi="Times New Roman"/>
          <w:sz w:val="26"/>
          <w:szCs w:val="26"/>
          <w:rtl w:val="0"/>
          <w:rPrChange w:author="Nguyen Van Quang" w:id="172" w:date="2025-03-18T14:33:00Z">
            <w:rPr/>
          </w:rPrChange>
        </w:rPr>
        <w:t xml:space="preserve">Đ</w:t>
      </w:r>
      <w:r w:rsidDel="00000000" w:rsidR="00000000" w:rsidRPr="00000000">
        <w:rPr>
          <w:rFonts w:ascii="Times New Roman" w:cs="Times New Roman" w:eastAsia="Times New Roman" w:hAnsi="Times New Roman"/>
          <w:sz w:val="26"/>
          <w:szCs w:val="26"/>
          <w:rtl w:val="0"/>
        </w:rPr>
        <w:t xml:space="preserve">ánh giá độ không chắc chắn</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Báo cáo có tính hoàn thiện cao với các nội dung đảm bảo theo mẫu số 06 của Nghị định số 06/2022/NĐ-CP ngày 07 tháng 01 năm 2022 quy định giảm nhẹ phát thải khí nhà kính và bảo vệ tầng ô-dôn. Trong đó, các thông tin chung của cơ sở thực hiện kiểm kê khí nhà kính được </w:t>
      </w:r>
      <w:r w:rsidDel="00000000" w:rsidR="00000000" w:rsidRPr="00000000">
        <w:rPr>
          <w:rtl w:val="0"/>
        </w:rPr>
        <w:t xml:space="preserve">Nhà máy ABC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cung cấp thông qua các tài liệu kỹ thuật chính thức của nhà máy như Báo cáo Đánh giá tác động môi trường, hồ sơ giấy phép môi trường, hồ sơ xin điều chỉnh giấy phép môi trường... Thông qua các tài liệu cung cấp, phạm vi kiểm kê của nhà máy được xác định đúng và minh bạch.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kê khí nhà kính năm 2024 của Nhà máy được thực hiện theo phương pháp đã hướng dẫn trong IPCC, các văn bản quy định hướng dẫn của Việt Nam, các hướng dẫn về thực hành tốt của IPCC, GHG protocol. Do đó, báo cáo và tính toán kiểm kê được thực hiện với phương pháp có mức độ phù hợp với thực tế cao.</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Báo cáo kiểm kê khí nhà kính cho năm 2024 của Nhà máy được thực hiện trên cơ sở dữ liệu thực tế do nhà máy cung cấp và được kiểm soát chất lượng tại nguồn thông qua việc kiểm soát các quy trình vận hành; quy trình xuất nhập kho; quy trình kiểm soát, lưu trữ và trích xuất dữ liệu; quy trình đảm bảo chất lượng tại nhà máy. Thông qua rà soát, dữ liệu đầu vào cho tính toán kiểm kê có tính đầu đủ và đại diện cao, không xuất hiện bất thường trong các dữ liệu hoạt động. Chỉ riêng dữ liệu hoạt động về chỉ số BOD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trước khi qua hệ thống xử lý của nước thải sinh hoạt tại khu nhà ở được thu thập dựa trên các thông số kỹ thuật của HTXL và dữ liệu quan trắc nước thải đầu ra. Tuy nhiên theo kết quả tính toán, phát thải CH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từ hoạt động này rất nhỏ, chỉ chiếm 0,002% trên tổng phát thải, không phải là nguồn phát thải chính.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Đánh giá độ không chắc chắn cho các nguồn phát thải cho năm 2024 đối với kiểm kê KNK của </w:t>
      </w:r>
      <w:r w:rsidDel="00000000" w:rsidR="00000000" w:rsidRPr="00000000">
        <w:rPr>
          <w:rtl w:val="0"/>
        </w:rPr>
        <w:t xml:space="preserve">Nhà máy ABC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được thực hiện theo phương pháp tiếp cận bậc 1, công thức 3.1 và 3.2 trang 3.28, Chương 3, Phần 1, IPCC 2006. Độ không chắc chắn của SLHĐ, HSPT và các thông số, hệ số chuyển đổi được sử dụng là giá trị mặc định hoặc một giá trị trong khoảng mặc định theo các khuyến nghị của Hướng dẫn IPCC 2006, IPCC 2019.</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Việc đánh giá độ không chắc chắn giúp cải thiện cho các kỳ kiểm kê KNK tiếp theo. Kết quả đánh giá độ không chắc chắn của các nguồn phát thải trong báo cáo Kiểm kê KNK của cơ sở là giá trị kết hợp từ độ không chắc chắn của SLHĐ và HSPT tương ứng. Kết quả đánh giá độ không chắc chắn thuộc phạm vi kiểm kê KNK được phân tách chi tiết theo đặc trưng của từng nguồn phát thải của cơ sở.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Dựa trên các khuyến nghị của IPCC về độ không chắc chắn, kết quả tính toán độ không chắc chắn cho kiểm kê phát thải khí nhà kính của </w:t>
      </w:r>
      <w:r w:rsidDel="00000000" w:rsidR="00000000" w:rsidRPr="00000000">
        <w:rPr>
          <w:rtl w:val="0"/>
        </w:rPr>
        <w:t xml:space="preserve">Nhà máy ABC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như sau: </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y1js1j176yqn" w:id="74"/>
      <w:bookmarkEnd w:id="74"/>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III‑13. Tổng hợp kết quả đánh giá độ không chắc chắn của cơ sở</w:t>
      </w:r>
    </w:p>
    <w:tbl>
      <w:tblPr>
        <w:tblStyle w:val="Table23"/>
        <w:tblW w:w="9061.0" w:type="dxa"/>
        <w:jc w:val="left"/>
        <w:tblLayout w:type="fixed"/>
        <w:tblLook w:val="0400"/>
      </w:tblPr>
      <w:tblGrid>
        <w:gridCol w:w="537"/>
        <w:gridCol w:w="5554"/>
        <w:gridCol w:w="2970"/>
        <w:tblGridChange w:id="0">
          <w:tblGrid>
            <w:gridCol w:w="537"/>
            <w:gridCol w:w="5554"/>
            <w:gridCol w:w="2970"/>
          </w:tblGrid>
        </w:tblGridChange>
      </w:tblGrid>
      <w:tr>
        <w:trPr>
          <w:cantSplit w:val="0"/>
          <w:trHeight w:val="577"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40">
            <w:pPr>
              <w:widowControl w:val="1"/>
              <w:spacing w:before="0" w:line="240" w:lineRule="auto"/>
              <w:jc w:val="center"/>
              <w:rPr>
                <w:b w:val="1"/>
                <w:bCs w:val="1"/>
                <w:color w:val="000000"/>
                <w:sz w:val="24"/>
                <w:szCs w:val="24"/>
              </w:rPr>
            </w:pPr>
            <w:r w:rsidDel="00000000" w:rsidR="00000000" w:rsidRPr="00000000">
              <w:rPr>
                <w:b w:val="1"/>
                <w:bCs w:val="1"/>
                <w:color w:val="000000"/>
                <w:sz w:val="24"/>
                <w:szCs w:val="24"/>
                <w:rtl w:val="0"/>
              </w:rPr>
              <w:t xml:space="preserve">TT</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1">
            <w:pPr>
              <w:widowControl w:val="1"/>
              <w:spacing w:before="0" w:line="240" w:lineRule="auto"/>
              <w:jc w:val="center"/>
              <w:rPr>
                <w:b w:val="1"/>
                <w:bCs w:val="1"/>
                <w:color w:val="000000"/>
                <w:sz w:val="24"/>
                <w:szCs w:val="24"/>
              </w:rPr>
            </w:pPr>
            <w:r w:rsidDel="00000000" w:rsidR="00000000" w:rsidRPr="00000000">
              <w:rPr>
                <w:b w:val="1"/>
                <w:bCs w:val="1"/>
                <w:color w:val="000000"/>
                <w:sz w:val="24"/>
                <w:szCs w:val="24"/>
                <w:rtl w:val="0"/>
              </w:rPr>
              <w:t xml:space="preserve">Các nguồn phát thải</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2">
            <w:pPr>
              <w:widowControl w:val="1"/>
              <w:spacing w:before="0" w:line="240" w:lineRule="auto"/>
              <w:jc w:val="center"/>
              <w:rPr>
                <w:b w:val="1"/>
                <w:bCs w:val="1"/>
                <w:color w:val="000000"/>
                <w:sz w:val="24"/>
                <w:szCs w:val="24"/>
              </w:rPr>
            </w:pPr>
            <w:r w:rsidDel="00000000" w:rsidR="00000000" w:rsidRPr="00000000">
              <w:rPr>
                <w:b w:val="1"/>
                <w:bCs w:val="1"/>
                <w:color w:val="000000"/>
                <w:sz w:val="24"/>
                <w:szCs w:val="24"/>
                <w:rtl w:val="0"/>
              </w:rPr>
              <w:t xml:space="preserve">Độ không chắc chắn (%)</w:t>
            </w:r>
          </w:p>
        </w:tc>
      </w:tr>
      <w:tr>
        <w:trPr>
          <w:cantSplit w:val="0"/>
          <w:trHeight w:val="577"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43">
            <w:pPr>
              <w:widowControl w:val="1"/>
              <w:spacing w:before="0" w:line="240" w:lineRule="auto"/>
              <w:jc w:val="center"/>
              <w:rPr>
                <w:color w:val="000000"/>
                <w:sz w:val="24"/>
                <w:szCs w:val="24"/>
              </w:rPr>
            </w:pPr>
            <w:r w:rsidDel="00000000" w:rsidR="00000000" w:rsidRPr="00000000">
              <w:rPr>
                <w:color w:val="000000"/>
                <w:sz w:val="24"/>
                <w:szCs w:val="24"/>
                <w:rtl w:val="0"/>
              </w:rPr>
              <w:t xml:space="preserve">1</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4">
            <w:pPr>
              <w:widowControl w:val="1"/>
              <w:spacing w:before="0" w:line="240" w:lineRule="auto"/>
              <w:rPr>
                <w:color w:val="000000"/>
                <w:sz w:val="24"/>
                <w:szCs w:val="24"/>
              </w:rPr>
            </w:pPr>
            <w:r w:rsidDel="00000000" w:rsidR="00000000" w:rsidRPr="00000000">
              <w:rPr>
                <w:color w:val="000000"/>
                <w:sz w:val="24"/>
                <w:szCs w:val="24"/>
                <w:rtl w:val="0"/>
              </w:rPr>
              <w:t xml:space="preserve">Các hoạt động đốt nhiên liệu</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5">
            <w:pPr>
              <w:widowControl w:val="1"/>
              <w:spacing w:before="0" w:line="240" w:lineRule="auto"/>
              <w:jc w:val="center"/>
              <w:rPr>
                <w:color w:val="000000"/>
                <w:sz w:val="24"/>
                <w:szCs w:val="24"/>
              </w:rPr>
            </w:pPr>
            <w:r w:rsidDel="00000000" w:rsidR="00000000" w:rsidRPr="00000000">
              <w:rPr>
                <w:color w:val="000000"/>
                <w:sz w:val="24"/>
                <w:szCs w:val="24"/>
                <w:rtl w:val="0"/>
              </w:rPr>
              <w:t xml:space="preserve">5.1</w:t>
            </w:r>
          </w:p>
        </w:tc>
      </w:tr>
      <w:tr>
        <w:trPr>
          <w:cantSplit w:val="0"/>
          <w:trHeight w:val="45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46">
            <w:pPr>
              <w:widowControl w:val="1"/>
              <w:spacing w:before="0" w:line="240" w:lineRule="auto"/>
              <w:jc w:val="center"/>
              <w:rPr>
                <w:color w:val="000000"/>
                <w:sz w:val="24"/>
                <w:szCs w:val="24"/>
              </w:rPr>
            </w:pPr>
            <w:r w:rsidDel="00000000" w:rsidR="00000000" w:rsidRPr="00000000">
              <w:rPr>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7">
            <w:pPr>
              <w:widowControl w:val="1"/>
              <w:spacing w:before="0" w:line="240" w:lineRule="auto"/>
              <w:jc w:val="left"/>
              <w:rPr>
                <w:color w:val="000000"/>
                <w:sz w:val="24"/>
                <w:szCs w:val="24"/>
              </w:rPr>
            </w:pPr>
            <w:r w:rsidDel="00000000" w:rsidR="00000000" w:rsidRPr="00000000">
              <w:rPr>
                <w:color w:val="000000"/>
                <w:sz w:val="24"/>
                <w:szCs w:val="24"/>
                <w:rtl w:val="0"/>
              </w:rPr>
              <w:t xml:space="preserve">Các quá trình công nghiệp và sử dụng sản phẩm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8">
            <w:pPr>
              <w:widowControl w:val="1"/>
              <w:spacing w:before="0" w:line="240" w:lineRule="auto"/>
              <w:jc w:val="center"/>
              <w:rPr>
                <w:color w:val="000000"/>
                <w:sz w:val="24"/>
                <w:szCs w:val="24"/>
              </w:rPr>
            </w:pPr>
            <w:r w:rsidDel="00000000" w:rsidR="00000000" w:rsidRPr="00000000">
              <w:rPr>
                <w:color w:val="000000"/>
                <w:sz w:val="24"/>
                <w:szCs w:val="24"/>
                <w:rtl w:val="0"/>
              </w:rPr>
              <w:t xml:space="preserve">4.8</w:t>
            </w:r>
          </w:p>
        </w:tc>
      </w:tr>
      <w:tr>
        <w:trPr>
          <w:cantSplit w:val="0"/>
          <w:trHeight w:val="45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49">
            <w:pPr>
              <w:widowControl w:val="1"/>
              <w:spacing w:before="0" w:line="240" w:lineRule="auto"/>
              <w:jc w:val="center"/>
              <w:rPr>
                <w:color w:val="000000"/>
                <w:sz w:val="24"/>
                <w:szCs w:val="24"/>
              </w:rPr>
            </w:pPr>
            <w:r w:rsidDel="00000000" w:rsidR="00000000" w:rsidRPr="00000000">
              <w:rPr>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A">
            <w:pPr>
              <w:widowControl w:val="1"/>
              <w:spacing w:before="0" w:line="240" w:lineRule="auto"/>
              <w:jc w:val="left"/>
              <w:rPr>
                <w:color w:val="000000"/>
                <w:sz w:val="24"/>
                <w:szCs w:val="24"/>
              </w:rPr>
            </w:pPr>
            <w:r w:rsidDel="00000000" w:rsidR="00000000" w:rsidRPr="00000000">
              <w:rPr>
                <w:color w:val="000000"/>
                <w:sz w:val="24"/>
                <w:szCs w:val="24"/>
                <w:rtl w:val="0"/>
              </w:rPr>
              <w:t xml:space="preserve">Xử lý chất thải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B">
            <w:pPr>
              <w:widowControl w:val="1"/>
              <w:spacing w:before="0" w:line="240" w:lineRule="auto"/>
              <w:jc w:val="center"/>
              <w:rPr>
                <w:color w:val="000000"/>
                <w:sz w:val="24"/>
                <w:szCs w:val="24"/>
              </w:rPr>
            </w:pPr>
            <w:r w:rsidDel="00000000" w:rsidR="00000000" w:rsidRPr="00000000">
              <w:rPr>
                <w:color w:val="000000"/>
                <w:sz w:val="24"/>
                <w:szCs w:val="24"/>
                <w:rtl w:val="0"/>
              </w:rPr>
              <w:t xml:space="preserve">103.2</w:t>
            </w:r>
          </w:p>
        </w:tc>
      </w:tr>
      <w:tr>
        <w:trPr>
          <w:cantSplit w:val="0"/>
          <w:trHeight w:val="45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4C">
            <w:pPr>
              <w:widowControl w:val="1"/>
              <w:spacing w:before="0" w:line="240" w:lineRule="auto"/>
              <w:jc w:val="center"/>
              <w:rPr>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D">
            <w:pPr>
              <w:widowControl w:val="1"/>
              <w:spacing w:before="0" w:line="240" w:lineRule="auto"/>
              <w:jc w:val="right"/>
              <w:rPr>
                <w:b w:val="1"/>
                <w:bCs w:val="1"/>
                <w:color w:val="000000"/>
                <w:sz w:val="24"/>
                <w:szCs w:val="24"/>
              </w:rPr>
            </w:pPr>
            <w:r w:rsidDel="00000000" w:rsidR="00000000" w:rsidRPr="00000000">
              <w:rPr>
                <w:b w:val="1"/>
                <w:bCs w:val="1"/>
                <w:color w:val="000000"/>
                <w:sz w:val="24"/>
                <w:szCs w:val="24"/>
                <w:rtl w:val="0"/>
              </w:rPr>
              <w:t xml:space="preserve">Độ không chắc chắn của kiểm kê KNK</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4E">
            <w:pPr>
              <w:widowControl w:val="1"/>
              <w:spacing w:before="0" w:line="240" w:lineRule="auto"/>
              <w:jc w:val="center"/>
              <w:rPr>
                <w:b w:val="1"/>
                <w:bCs w:val="1"/>
                <w:color w:val="000000"/>
                <w:sz w:val="24"/>
                <w:szCs w:val="24"/>
              </w:rPr>
            </w:pPr>
            <w:r w:rsidDel="00000000" w:rsidR="00000000" w:rsidRPr="00000000">
              <w:rPr>
                <w:b w:val="1"/>
                <w:bCs w:val="1"/>
                <w:color w:val="000000"/>
                <w:sz w:val="24"/>
                <w:szCs w:val="24"/>
                <w:rtl w:val="0"/>
              </w:rPr>
              <w:t xml:space="preserve">5.1</w:t>
            </w:r>
          </w:p>
        </w:tc>
      </w:tr>
    </w:tbl>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Nguồn: Kết quả thực hiện kiểm kê KNK</w:t>
      </w:r>
    </w:p>
    <w:p w:rsidR="00000000" w:rsidDel="00000000" w:rsidP="00000000" w:rsidRDefault="00000000" w:rsidRPr="00000000" w14:paraId="00000450">
      <w:pPr>
        <w:pStyle w:val="Heading2"/>
        <w:numPr>
          <w:ilvl w:val="1"/>
          <w:numId w:val="1"/>
        </w:numPr>
        <w:ind w:left="0" w:firstLine="0"/>
        <w:rPr>
          <w:rFonts w:ascii="Times New Roman" w:cs="Times New Roman" w:eastAsia="Times New Roman" w:hAnsi="Times New Roman"/>
          <w:sz w:val="26"/>
          <w:szCs w:val="26"/>
        </w:rPr>
      </w:pPr>
      <w:bookmarkStart w:colFirst="0" w:colLast="0" w:name="_iix3ccoi2738" w:id="75"/>
      <w:bookmarkEnd w:id="75"/>
      <w:r w:rsidDel="00000000" w:rsidR="00000000" w:rsidRPr="00000000">
        <w:rPr>
          <w:rFonts w:ascii="Times New Roman" w:cs="Times New Roman" w:eastAsia="Times New Roman" w:hAnsi="Times New Roman"/>
          <w:sz w:val="26"/>
          <w:szCs w:val="26"/>
          <w:rtl w:val="0"/>
        </w:rPr>
        <w:t xml:space="preserve">Kiểm soát chất lượng </w:t>
      </w:r>
      <w:r w:rsidDel="00000000" w:rsidR="00000000" w:rsidRPr="00000000">
        <w:rPr>
          <w:rFonts w:ascii="Times New Roman" w:cs="Times New Roman" w:eastAsia="Times New Roman" w:hAnsi="Times New Roman"/>
          <w:sz w:val="26"/>
          <w:szCs w:val="26"/>
          <w:rtl w:val="0"/>
          <w:rPrChange w:author="Nguyen Van Quang" w:id="173" w:date="2025-03-18T14:33:00Z">
            <w:rPr/>
          </w:rPrChange>
        </w:rPr>
        <w:t xml:space="preserve">trong kiểm kê KNK (QC)</w:t>
      </w: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cjbap19pa9qx" w:id="76"/>
      <w:bookmarkEnd w:id="7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trình kiểm soát chất lượng (QC) kiểm kê KNK cho năm 2024 của </w:t>
      </w:r>
      <w:r w:rsidDel="00000000" w:rsidR="00000000" w:rsidRPr="00000000">
        <w:rPr>
          <w:rtl w:val="0"/>
        </w:rPr>
        <w:t xml:space="preserve">Nhà máy ABC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căn cứ theo hướng dẫn tại Thông tư số 38/2023/TT-BCT và hướng dẫn IPCC là một hệ thống các hoạt động kỹ thuật định kỳ để đánh giá và duy trì chất lượng của kiểm kê khi biên soạn. Hoạt động này được thực hiện bởi các cán bộ thực hiện kiểm kê thuộc các đơn vị tư vấn tham gia thực hiện.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QC được thiết kế để: </w:t>
      </w:r>
    </w:p>
    <w:p w:rsidR="00000000" w:rsidDel="00000000" w:rsidP="00000000" w:rsidRDefault="00000000" w:rsidRPr="00000000" w14:paraId="000004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Cung cấp các hoạt động kiểm tra định kỳ và nhất quán để đảm bảo tính toàn vẹn, chính xác và đầy đủ của dữ liệu;</w:t>
      </w:r>
    </w:p>
    <w:p w:rsidR="00000000" w:rsidDel="00000000" w:rsidP="00000000" w:rsidRDefault="00000000" w:rsidRPr="00000000" w14:paraId="000004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định và giải quyết các sai sót, thiếu sót;</w:t>
      </w:r>
    </w:p>
    <w:p w:rsidR="00000000" w:rsidDel="00000000" w:rsidP="00000000" w:rsidRDefault="00000000" w:rsidRPr="00000000" w14:paraId="000004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004"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Lập tài liệu và lưu trữ tài liệu kiểm kê cũng như ghi lại tất cả các hoạt động QC.</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Hoạt động QC bao gồm các phương pháp chung như kiểm tra độ chính xác trong việc thu thập và tính toán dữ liệu cũng như sử dụng các quy trình tiêu chuẩn hóa đã được phê duyệt để tính toán phát thải và loại bỏ, đo lường, ước tính độ không đảm bảo, lưu trữ thông tin và báo cáo. Hoạt động QC còn bao gồm đánh giá kỹ thuật về danh mục, dữ liệu hoạt động, hệ số phát thải, các thông số và các phương pháp ước tính khác.</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hoạt động trong quy trình bao gồm:</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Kiểm tra sự toàn diện, chính xác và đầy đủ của số liệu:</w:t>
      </w:r>
    </w:p>
    <w:p w:rsidR="00000000" w:rsidDel="00000000" w:rsidP="00000000" w:rsidRDefault="00000000" w:rsidRPr="00000000" w14:paraId="0000045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135"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các giả thuyết và tiêu chuẩn chọn lựa số liệu hoạt động, hệ số phát thải, và những hệ số chuyển đổi;</w:t>
      </w:r>
    </w:p>
    <w:p w:rsidR="00000000" w:rsidDel="00000000" w:rsidP="00000000" w:rsidRDefault="00000000" w:rsidRPr="00000000" w14:paraId="0000045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135"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lỗi nhập số liệu và tài liệu tham khảo;</w:t>
      </w:r>
    </w:p>
    <w:p w:rsidR="00000000" w:rsidDel="00000000" w:rsidP="00000000" w:rsidRDefault="00000000" w:rsidRPr="00000000" w14:paraId="0000045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135"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phần tổng hợp số liệu;</w:t>
      </w:r>
    </w:p>
    <w:p w:rsidR="00000000" w:rsidDel="00000000" w:rsidP="00000000" w:rsidRDefault="00000000" w:rsidRPr="00000000" w14:paraId="0000045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135"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tính liên tục của số liệu;</w:t>
      </w:r>
    </w:p>
    <w:p w:rsidR="00000000" w:rsidDel="00000000" w:rsidP="00000000" w:rsidRDefault="00000000" w:rsidRPr="00000000" w14:paraId="0000045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135"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xu thế phát thải.</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Xác định và điều chỉnh các lỗi và thiếu sót:</w:t>
      </w:r>
    </w:p>
    <w:p w:rsidR="00000000" w:rsidDel="00000000" w:rsidP="00000000" w:rsidRDefault="00000000" w:rsidRPr="00000000" w14:paraId="0000045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135"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phương pháp kiểm kê phát thải khí nhà kính;</w:t>
      </w:r>
    </w:p>
    <w:p w:rsidR="00000000" w:rsidDel="00000000" w:rsidP="00000000" w:rsidRDefault="00000000" w:rsidRPr="00000000" w14:paraId="0000046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135"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cách ghi thông số và đơn vị, sử dụng các hệ số chuyển đổi;</w:t>
      </w:r>
    </w:p>
    <w:p w:rsidR="00000000" w:rsidDel="00000000" w:rsidP="00000000" w:rsidRDefault="00000000" w:rsidRPr="00000000" w14:paraId="0000046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135"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độ không chắc chắn của kết quả phát thải.</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Kiểm tra tài liệu kiểm kê:</w:t>
      </w:r>
    </w:p>
    <w:p w:rsidR="00000000" w:rsidDel="00000000" w:rsidP="00000000" w:rsidRDefault="00000000" w:rsidRPr="00000000" w14:paraId="0000046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135"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tính đầy đủ của tài liệu kiểm kê;</w:t>
      </w:r>
    </w:p>
    <w:p w:rsidR="00000000" w:rsidDel="00000000" w:rsidP="00000000" w:rsidRDefault="00000000" w:rsidRPr="00000000" w14:paraId="0000046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64" w:lineRule="auto"/>
        <w:ind w:left="1135"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Rà soát các văn bản lưu trữ.</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quả thực hiện kiểm soát chất lượng phục vụ kiểm kê KNK được tổng hợp trong bảng sau:</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bookmarkStart w:colFirst="0" w:colLast="0" w:name="_5vt4ml1fn4eb" w:id="77"/>
      <w:bookmarkEnd w:id="77"/>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III‑14. Kết quả thực hiện kiểm soát chất lượng trong quá trình kiểm kê KNK</w:t>
      </w:r>
    </w:p>
    <w:tbl>
      <w:tblPr>
        <w:tblStyle w:val="Table24"/>
        <w:tblW w:w="9061.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4"/>
        <w:gridCol w:w="2693"/>
        <w:gridCol w:w="2062"/>
        <w:gridCol w:w="2892"/>
        <w:tblGridChange w:id="0">
          <w:tblGrid>
            <w:gridCol w:w="1414"/>
            <w:gridCol w:w="2693"/>
            <w:gridCol w:w="2062"/>
            <w:gridCol w:w="2892"/>
          </w:tblGrid>
        </w:tblGridChange>
      </w:tblGrid>
      <w:tr>
        <w:trPr>
          <w:cantSplit w:val="0"/>
          <w:trHeight w:val="680" w:hRule="atLeast"/>
          <w:tblHeader w:val="1"/>
        </w:trPr>
        <w:tc>
          <w:tcPr>
            <w:shd w:fill="auto" w:val="clear"/>
            <w:vAlign w:val="center"/>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Nội dung QC</w:t>
            </w:r>
          </w:p>
        </w:tc>
        <w:tc>
          <w:tcPr>
            <w:shd w:fill="auto" w:val="clear"/>
            <w:vAlign w:val="center"/>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Hoạt động QC</w:t>
            </w:r>
          </w:p>
        </w:tc>
        <w:tc>
          <w:tcPr>
            <w:vAlign w:val="center"/>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Người phụ trách</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Kết quả QC</w:t>
            </w:r>
          </w:p>
        </w:tc>
      </w:tr>
      <w:tr>
        <w:trPr>
          <w:cantSplit w:val="0"/>
          <w:tblHeader w:val="0"/>
        </w:trPr>
        <w:tc>
          <w:tcPr>
            <w:vMerge w:val="restart"/>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Số liệu hoạt động</w:t>
            </w:r>
          </w:p>
        </w:tc>
        <w:tc>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tra nguồn số liệu hoạt động và tiêu chí lựa chọn số liệu hoạt động.</w:t>
            </w:r>
          </w:p>
        </w:tc>
        <w:tc>
          <w:tcPr>
            <w:vAlign w:val="center"/>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Cao Thùy Linh – Phòng An toàn và Môi trường.</w:t>
            </w:r>
          </w:p>
        </w:tc>
        <w:tc>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Nguồn số liệu hoạt động được tiếp cận hoàn toàn từ số liệu thống kê, quyết toán năm 2024 của cơ sở là rõ ràng, đảm bảo độ tin cậy.</w:t>
            </w:r>
          </w:p>
        </w:tc>
      </w:tr>
      <w:tr>
        <w:trPr>
          <w:cantSplit w:val="0"/>
          <w:tblHeader w:val="0"/>
        </w:trPr>
        <w:tc>
          <w:tcPr>
            <w:vMerge w:val="continue"/>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tra các giả định liên quan đến việc thiếu số liệu hoạt động phục vụ kiểm kê.</w:t>
            </w:r>
          </w:p>
        </w:tc>
        <w:tc>
          <w:tcPr>
            <w:vAlign w:val="center"/>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Cao Thùy Linh – Phòng An toàn và Môi trường.</w:t>
            </w:r>
          </w:p>
        </w:tc>
        <w:tc>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Nguồn số liệu hoạt động của cơ sở được thống kê theo từng ngày/tháng của năm 2024 nên nguồn số liệu đầy đủ và đảm bảo độ tin cậy.</w:t>
            </w:r>
          </w:p>
        </w:tc>
      </w:tr>
      <w:tr>
        <w:trPr>
          <w:cantSplit w:val="0"/>
          <w:tblHeader w:val="0"/>
        </w:trPr>
        <w:tc>
          <w:tcPr>
            <w:vMerge w:val="continue"/>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tra quá trình nhập số liệu hoạt động và sử dụng đơn vị đo lường vào các bảng tính, công cụ tính.</w:t>
            </w:r>
          </w:p>
        </w:tc>
        <w:tc>
          <w:tcPr>
            <w:vAlign w:val="center"/>
          </w:tcPr>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Cao Thùy Linh – Phòng An toàn và Môi trường.</w:t>
            </w:r>
          </w:p>
        </w:tc>
        <w:tc>
          <w:tcPr/>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Quá trình nhập số liệu hoạt động, đơn vị tính vào các bảng tính không có sai sót.</w:t>
            </w:r>
          </w:p>
        </w:tc>
      </w:tr>
      <w:tr>
        <w:trPr>
          <w:cantSplit w:val="0"/>
          <w:tblHeader w:val="0"/>
        </w:trPr>
        <w:tc>
          <w:tcPr/>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HSPT và các thông số</w:t>
            </w:r>
          </w:p>
        </w:tc>
        <w:tc>
          <w:tcPr/>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tra các thông số, hệ số chuyển đổi, hệ số phát thải sử dụng theo Quyết định số 2626/QĐ-BTNMT và các giá trị mặc định của IPCC.</w:t>
            </w:r>
          </w:p>
        </w:tc>
        <w:tc>
          <w:tcPr>
            <w:vAlign w:val="center"/>
          </w:tcPr>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Cao Thùy Linh – Phòng An toàn và Môi trường.</w:t>
            </w:r>
          </w:p>
        </w:tc>
        <w:tc>
          <w:tcPr/>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lựa chọn là phù hợp, minh bạch, các giá trị được trích dẫn nguồn đầy đủ và đảm bảo tính nhất quán giữa các nguồn phát thải.</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thông số, hệ số chuyển đổi, hệ số phát thải được trích dẫn nguồn đầy đủ, có căn cứ.</w:t>
            </w:r>
          </w:p>
        </w:tc>
      </w:tr>
      <w:tr>
        <w:trPr>
          <w:cantSplit w:val="0"/>
          <w:tblHeader w:val="0"/>
        </w:trPr>
        <w:tc>
          <w:tcPr/>
          <w:p w:rsidR="00000000" w:rsidDel="00000000" w:rsidP="00000000" w:rsidRDefault="00000000" w:rsidRPr="00000000" w14:paraId="0000047D">
            <w:pPr>
              <w:spacing w:after="60" w:before="60" w:lineRule="auto"/>
              <w:rPr>
                <w:b w:val="1"/>
                <w:bCs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tra sự phù hợp với kiểm kê khí nhà kính cấp quốc gia.</w:t>
            </w:r>
          </w:p>
        </w:tc>
        <w:tc>
          <w:tcPr>
            <w:vAlign w:val="center"/>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Cao Thùy Linh – Phòng An toàn và Môi trường.</w:t>
            </w:r>
          </w:p>
        </w:tc>
        <w:tc>
          <w:tcPr>
            <w:vAlign w:val="center"/>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lựa chọn là phù hợp và thống nhất với kiểm kê khí nhà kính cấp quốc gia theo Thông tư số 38/2023/TT-BCT.</w:t>
            </w:r>
          </w:p>
        </w:tc>
      </w:tr>
      <w:tr>
        <w:trPr>
          <w:cantSplit w:val="0"/>
          <w:tblHeader w:val="0"/>
        </w:trPr>
        <w:tc>
          <w:tcPr>
            <w:vMerge w:val="restart"/>
          </w:tcPr>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Kết quả tính toán</w:t>
            </w:r>
          </w:p>
        </w:tc>
        <w:tc>
          <w:tcPr/>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tra phương pháp luận trong tính toán phát thải.</w:t>
            </w:r>
          </w:p>
        </w:tc>
        <w:tc>
          <w:tcPr>
            <w:vAlign w:val="center"/>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Cao Thùy Linh – Phòng An toàn và Môi trường.</w:t>
            </w:r>
          </w:p>
        </w:tc>
        <w:tc>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Đã tuân thủ đầy đủ theo phương pháp luận của Thông tư số 38/2023/TT-BCT; Thông tư số 17/2022/TT-BTNMT và hướng dẫn của IPCC.</w:t>
            </w:r>
          </w:p>
        </w:tc>
      </w:tr>
      <w:tr>
        <w:trPr>
          <w:cantSplit w:val="0"/>
          <w:tblHeader w:val="0"/>
        </w:trPr>
        <w:tc>
          <w:tcPr>
            <w:vMerge w:val="continue"/>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tra kết quả kiểm kê KNK cho năm 2024 của cơ sở. </w:t>
            </w:r>
          </w:p>
        </w:tc>
        <w:tc>
          <w:tcPr>
            <w:vAlign w:val="center"/>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Cao Thùy Linh – Phòng An toàn và Môi trường.</w:t>
            </w:r>
          </w:p>
        </w:tc>
        <w:tc>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Công thức tính, giá trị GWP áp dụng chính xác.</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kết quả tính phát thải đã được tính chính xác theo Thông tư số 38/2023/TT-BCT; Thông tư số 17/2022/TT-BTNMT và hướng dẫn của IPCC.</w:t>
            </w:r>
          </w:p>
        </w:tc>
      </w:tr>
      <w:tr>
        <w:trPr>
          <w:cantSplit w:val="0"/>
          <w:tblHeader w:val="0"/>
        </w:trPr>
        <w:tc>
          <w:tcPr>
            <w:vMerge w:val="continue"/>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tra tính đầy đủ, chính xác, thống nhất theo hướng dẫn phân loại của Thông tư số 38/2023/TT-BCT và hướng dẫn IPCC.</w:t>
            </w:r>
          </w:p>
        </w:tc>
        <w:tc>
          <w:tcPr>
            <w:vAlign w:val="center"/>
          </w:tcPr>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Cao Thùy Linh – Phòng An toàn và Môi trường.</w:t>
            </w:r>
          </w:p>
        </w:tc>
        <w:tc>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kết quả tính phát thải được tính chính xác, đầy đủ nguồn phát thải theo theo Thông tư số 38/2023/TT-BCT  và hướng dẫn IPCC.</w:t>
            </w:r>
          </w:p>
        </w:tc>
      </w:tr>
      <w:tr>
        <w:trPr>
          <w:cantSplit w:val="0"/>
          <w:tblHeader w:val="0"/>
        </w:trPr>
        <w:tc>
          <w:tcPr/>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Nội dung khác</w:t>
            </w:r>
          </w:p>
        </w:tc>
        <w:tc>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tra kết quả đánh giá độ không chắc chắn.</w:t>
            </w:r>
          </w:p>
        </w:tc>
        <w:tc>
          <w:tcPr>
            <w:vAlign w:val="center"/>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Cao Thùy Linh – Phòng An toàn và Môi trường.</w:t>
            </w:r>
          </w:p>
        </w:tc>
        <w:tc>
          <w:tcPr/>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phương pháp, đánh giá độ không chắc chắn áp dụng theo Thông tư số 38/2023/TT-BCT  và hướng dẫn IPCC chính xác.</w:t>
            </w:r>
          </w:p>
        </w:tc>
      </w:tr>
      <w:tr>
        <w:trPr>
          <w:cantSplit w:val="0"/>
          <w:tblHeader w:val="0"/>
        </w:trPr>
        <w:tc>
          <w:tcPr/>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tra kết quả báo cáo theo biểu mẫu báo cáo của của phụ lục II, Nghị định 06/2022/NĐ-CP.</w:t>
            </w:r>
          </w:p>
        </w:tc>
        <w:tc>
          <w:tcPr>
            <w:vAlign w:val="center"/>
          </w:tcPr>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Cao Thùy Linh – Phòng An toàn và Môi trường.</w:t>
            </w:r>
          </w:p>
        </w:tc>
        <w:tc>
          <w:tcPr/>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64"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Kết quả kiểm kê KNK đầy đủ và các nội dung, bảng biểu, đồ thị hiển thị là chính xác, thống nhất và tuân thủ theo mẫu phụ lục II, Nghị định 06/2022/NĐ-CP.</w:t>
            </w:r>
          </w:p>
        </w:tc>
      </w:tr>
    </w:tbl>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Nguồn: Kết quả thực hiện kiểm kê KNK</w:t>
      </w:r>
    </w:p>
    <w:p w:rsidR="00000000" w:rsidDel="00000000" w:rsidP="00000000" w:rsidRDefault="00000000" w:rsidRPr="00000000" w14:paraId="00000497">
      <w:pPr>
        <w:pStyle w:val="Heading1"/>
        <w:numPr>
          <w:ilvl w:val="0"/>
          <w:numId w:val="1"/>
        </w:numPr>
        <w:ind w:left="0" w:firstLine="0"/>
        <w:rPr>
          <w:rFonts w:ascii="Times New Roman" w:cs="Times New Roman" w:eastAsia="Times New Roman" w:hAnsi="Times New Roman"/>
          <w:sz w:val="26"/>
          <w:szCs w:val="26"/>
        </w:rPr>
      </w:pPr>
      <w:bookmarkStart w:colFirst="0" w:colLast="0" w:name="_hfn18f5mwlld" w:id="78"/>
      <w:bookmarkEnd w:id="78"/>
      <w:r w:rsidDel="00000000" w:rsidR="00000000" w:rsidRPr="00000000">
        <w:rPr>
          <w:rFonts w:ascii="Times New Roman" w:cs="Times New Roman" w:eastAsia="Times New Roman" w:hAnsi="Times New Roman"/>
          <w:sz w:val="26"/>
          <w:szCs w:val="26"/>
          <w:rtl w:val="0"/>
        </w:rPr>
        <w:t xml:space="preserve">Kết luận và kiến nghị</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Theo quy định tại Nghị định số 06/2022/NĐ-CP, kiểm kê KNK cấp cơ sở cho năm 2024 là kỳ kiểm kê đầu tiên của </w:t>
      </w:r>
      <w:r w:rsidDel="00000000" w:rsidR="00000000" w:rsidRPr="00000000">
        <w:rPr>
          <w:rtl w:val="0"/>
        </w:rPr>
        <w:t xml:space="preserve">Nhà máy ABC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Tuy nhiên, các phòng ban thuộc Nhà máy đã phối hợp và họp thống nhất về phương pháp luận kiểm kê KNK, lập báo cáo, cách thức phối hợp triển khai thu thập và tổng hợp số liệu hoạt động cũng như cách thức kiểm soát chất lượng của số liệu và kết quả phát thải KNK đảm bảo tuân theo quy định tại Nghị định số 06/2022/NĐ-CP.</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Tổng phát thải KNK của cơ sở năm 2024 là 7.331.904,46 tấn CO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2tđ</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Trong đó, lượng phát thải KNK lớn nhất từ các hoạt động đốt nhiên liệu, phát thải khoảng 7.320.355,04 tấn CO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2tđ</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chiếm khoảng 99,84% trong tổng phát thải của cơ sở. Các nguồn phát thải còn lại chỉ chiếm lượng rất nhỏ, tổng phát thải không vượt quá 1%.</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Về phương pháp luận kiểm kê, Nhà máy thực hiện theo các hướng dẫn tại Thông tư số 38/2023/TT-BCT; Thông tư số 17/2022/TT-BTNMT; các Hướng dẫn của Ban liên chính phủ về biến đổi khí hậu (IPCC) và của cơ quan đầu mối quốc gia về BĐKH.</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Về số liệu hoạt động, các thông tin chung, dữ liệu trình bày trong báo cáo được </w:t>
      </w:r>
      <w:r w:rsidDel="00000000" w:rsidR="00000000" w:rsidRPr="00000000">
        <w:rPr>
          <w:rtl w:val="0"/>
        </w:rPr>
        <w:t xml:space="preserve">Nhà máy ABC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cung cấp thông qua các tài liệu kỹ thuật chính thức của nhà máy như Báo cáo Đánh giá tác động môi trường, hồ sơ giấy phép môi trường, hồ sơ xin điều chỉnh giấy phép môi trường,... Được kiểm soát chất lượng tại nguồn thông qua việc kiểm soát các quy trình vận hành; quy trình xuất nhập kho; quy trình kiểm soát, lưu trữ và trích xuất dữ liệu; quy trình đảm bảo chất lượng tại Nhà máy.</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Về hệ số phát thải áp dụng trong quá trình kiểm kê KNK cho năm 2024 của cơ sở lựa chọn theo Danh mục hệ số phát thải do Bộ Tài nguyên và Môi trường công bố tại Quyết định số 2626/QĐ-BTNMT ngày 10 tháng 10 năm 2022.</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Trên đây là báo cáo kết quả kiểm kê KNK của </w:t>
      </w:r>
      <w:r w:rsidDel="00000000" w:rsidR="00000000" w:rsidRPr="00000000">
        <w:rPr>
          <w:rtl w:val="0"/>
        </w:rPr>
        <w:t xml:space="preserve">Nhà máy ABC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BOT. Công ty rất mong nhật được các ý kiến nhận xét, hướng dẫn và sự hỗ trợ của Ủy ban Nhân dân tỉnh </w:t>
      </w:r>
      <w:r w:rsidDel="00000000" w:rsidR="00000000" w:rsidRPr="00000000">
        <w:rPr>
          <w:rtl w:val="0"/>
        </w:rPr>
        <w:t xml:space="preserve">HJK</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trong việc thực hiện và hoàn thành công tác kiểm kê KNK theo quy định.</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0" w:before="12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ĐẠI DIỆN CỦA CƠ SỞ</w:t>
      </w:r>
      <w:r w:rsidDel="00000000" w:rsidR="00000000" w:rsidRPr="00000000">
        <w:rPr>
          <w:rtl w:val="0"/>
        </w:rPr>
      </w:r>
    </w:p>
    <w:p w:rsidR="00000000" w:rsidDel="00000000" w:rsidP="00000000" w:rsidRDefault="00000000" w:rsidRPr="00000000" w14:paraId="0000049F">
      <w:pPr>
        <w:rPr>
          <w:color w:val="000000"/>
        </w:rPr>
      </w:pPr>
      <w:r w:rsidDel="00000000" w:rsidR="00000000" w:rsidRPr="00000000">
        <w:rPr>
          <w:rtl w:val="0"/>
        </w:rPr>
      </w:r>
    </w:p>
    <w:sectPr>
      <w:headerReference r:id="rId15" w:type="default"/>
      <w:footerReference r:id="rId16" w:type="default"/>
      <w:type w:val="nextPage"/>
      <w:pgSz w:h="16834" w:w="11907"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Symbol"/>
  <w:font w:name="Noto Sans Symbols">
    <w:embedRegular w:fontKey="{00000000-0000-0000-0000-000000000000}" r:id="rId1" w:subsetted="0"/>
    <w:embedBold w:fontKey="{00000000-0000-0000-0000-000000000000}" r:id="rId2" w:subsetted="0"/>
  </w:font>
  <w:font w:name="Wingdings 3"/>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0" w:firstLine="0"/>
      </w:pPr>
      <w:rPr/>
    </w:lvl>
    <w:lvl w:ilvl="1">
      <w:start w:val="1"/>
      <w:numFmt w:val="decimal"/>
      <w:lvlText w:val="%2."/>
      <w:lvlJc w:val="left"/>
      <w:pPr>
        <w:ind w:left="0" w:firstLine="0"/>
      </w:pPr>
      <w:rPr>
        <w:b w:val="1"/>
        <w:bCs w:val="1"/>
      </w:rPr>
    </w:lvl>
    <w:lvl w:ilvl="2">
      <w:start w:val="1"/>
      <w:numFmt w:val="decimal"/>
      <w:lvlText w:val="%2.%3."/>
      <w:lvlJc w:val="left"/>
      <w:pPr>
        <w:ind w:left="0" w:firstLine="0"/>
      </w:pPr>
      <w:rPr/>
    </w:lvl>
    <w:lvl w:ilvl="3">
      <w:start w:val="1"/>
      <w:numFmt w:val="decimal"/>
      <w:lvlText w:val="%2.%3.%4."/>
      <w:lvlJc w:val="left"/>
      <w:pPr>
        <w:ind w:left="0" w:firstLine="0"/>
      </w:pPr>
      <w:rPr/>
    </w:lvl>
    <w:lvl w:ilvl="4">
      <w:start w:val="1"/>
      <w:numFmt w:val="decimal"/>
      <w:lvlText w:val="%2.%3.%4.%5."/>
      <w:lvlJc w:val="left"/>
      <w:pPr>
        <w:ind w:left="0" w:firstLine="0"/>
      </w:pPr>
      <w:rPr/>
    </w:lvl>
    <w:lvl w:ilvl="5">
      <w:start w:val="1"/>
      <w:numFmt w:val="lowerLetter"/>
      <w:lvlText w:val="(%6)"/>
      <w:lvlJc w:val="left"/>
      <w:pPr>
        <w:ind w:left="0" w:firstLine="0"/>
      </w:pPr>
      <w:rPr/>
    </w:lvl>
    <w:lvl w:ilvl="6">
      <w:start w:val="1"/>
      <w:numFmt w:val="lowerRoman"/>
      <w:lvlText w:val="(%7)"/>
      <w:lvlJc w:val="left"/>
      <w:pPr>
        <w:ind w:left="0" w:firstLine="0"/>
      </w:pPr>
      <w:rPr/>
    </w:lvl>
    <w:lvl w:ilvl="7">
      <w:start w:val="1"/>
      <w:numFmt w:val="lowerLetter"/>
      <w:lvlText w:val="(%8)"/>
      <w:lvlJc w:val="left"/>
      <w:pPr>
        <w:ind w:left="0" w:firstLine="0"/>
      </w:pPr>
      <w:rPr/>
    </w:lvl>
    <w:lvl w:ilvl="8">
      <w:start w:val="1"/>
      <w:numFmt w:val="lowerRoman"/>
      <w:lvlText w:val="(%9)"/>
      <w:lvlJc w:val="left"/>
      <w:pPr>
        <w:ind w:left="0" w:firstLine="0"/>
      </w:pPr>
      <w:rPr/>
    </w:lvl>
  </w:abstractNum>
  <w:abstractNum w:abstractNumId="2">
    <w:lvl w:ilvl="0">
      <w:start w:val="1"/>
      <w:numFmt w:val="decimal"/>
      <w:lvlText w:val="%1. "/>
      <w:lvlJc w:val="left"/>
      <w:pPr>
        <w:ind w:left="0" w:firstLine="0"/>
      </w:pPr>
      <w:rPr>
        <w:rFonts w:ascii="Times New Roman" w:cs="Times New Roman" w:eastAsia="Times New Roman" w:hAnsi="Times New Roman"/>
        <w:b w:val="1"/>
        <w:bCs w:val="1"/>
        <w:i w:val="0"/>
        <w:iCs w:val="0"/>
        <w:color w:val="000000"/>
        <w:sz w:val="28"/>
        <w:szCs w:val="28"/>
        <w:u w:val="none"/>
      </w:rPr>
    </w:lvl>
    <w:lvl w:ilvl="1">
      <w:start w:val="1"/>
      <w:numFmt w:val="decimal"/>
      <w:lvlText w:val="%1.%2. "/>
      <w:lvlJc w:val="left"/>
      <w:pPr>
        <w:ind w:left="0" w:firstLine="0"/>
      </w:pPr>
      <w:rPr/>
    </w:lvl>
    <w:lvl w:ilvl="2">
      <w:start w:val="1"/>
      <w:numFmt w:val="decimal"/>
      <w:lvlText w:val="%1.%2.%3. "/>
      <w:lvlJc w:val="left"/>
      <w:pPr>
        <w:ind w:left="0" w:firstLine="0"/>
      </w:pPr>
      <w:rPr/>
    </w:lvl>
    <w:lvl w:ilvl="3">
      <w:start w:val="1"/>
      <w:numFmt w:val="decimal"/>
      <w:lvlText w:val="%1.%2.%3.%4. "/>
      <w:lvlJc w:val="left"/>
      <w:pPr>
        <w:ind w:left="0" w:firstLine="0"/>
      </w:pPr>
      <w:rPr/>
    </w:lvl>
    <w:lvl w:ilvl="4">
      <w:start w:val="1"/>
      <w:numFmt w:val="decimal"/>
      <w:lvlText w:val="%1.%2.%3.%4.%5."/>
      <w:lvlJc w:val="left"/>
      <w:pPr>
        <w:ind w:left="0" w:firstLine="0"/>
      </w:pPr>
      <w:rPr/>
    </w:lvl>
    <w:lvl w:ilvl="5">
      <w:start w:val="1"/>
      <w:numFmt w:val="lowerLetter"/>
      <w:lvlText w:val="%6."/>
      <w:lvlJc w:val="left"/>
      <w:pPr>
        <w:ind w:left="0" w:firstLine="0"/>
      </w:pPr>
      <w:rPr/>
    </w:lvl>
    <w:lvl w:ilvl="6">
      <w:start w:val="0"/>
      <w:numFmt w:val="bullet"/>
      <w:lvlText w:val="-"/>
      <w:lvlJc w:val="left"/>
      <w:pPr>
        <w:ind w:left="0" w:firstLine="0"/>
      </w:pPr>
      <w:rPr>
        <w:rFonts w:ascii="Times New Roman" w:cs="Times New Roman" w:eastAsia="Times New Roman" w:hAnsi="Times New Roman"/>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3">
    <w:lvl w:ilvl="0">
      <w:start w:val="0"/>
      <w:numFmt w:val="bullet"/>
      <w:lvlText w:val="-"/>
      <w:lvlJc w:val="left"/>
      <w:pPr>
        <w:ind w:left="567" w:hanging="567"/>
      </w:pPr>
      <w:rPr>
        <w:rFonts w:ascii="Times New Roman" w:cs="Times New Roman" w:eastAsia="Times New Roman" w:hAnsi="Times New Roman"/>
      </w:rPr>
    </w:lvl>
    <w:lvl w:ilvl="1">
      <w:start w:val="1"/>
      <w:numFmt w:val="bullet"/>
      <w:lvlText w:val="●"/>
      <w:lvlJc w:val="left"/>
      <w:pPr>
        <w:ind w:left="1647" w:hanging="360"/>
      </w:pPr>
      <w:rPr>
        <w:rFonts w:ascii="Noto Sans Symbols" w:cs="Noto Sans Symbols" w:eastAsia="Noto Sans Symbols" w:hAnsi="Noto Sans Symbols"/>
      </w:rPr>
    </w:lvl>
    <w:lvl w:ilvl="2">
      <w:start w:val="1"/>
      <w:numFmt w:val="bullet"/>
      <w:lvlText w:val="▪"/>
      <w:lvlJc w:val="left"/>
      <w:pPr>
        <w:ind w:left="2367" w:hanging="360"/>
      </w:pPr>
      <w:rPr>
        <w:rFonts w:ascii="Noto Sans Symbols" w:cs="Noto Sans Symbols" w:eastAsia="Noto Sans Symbols" w:hAnsi="Noto Sans Symbols"/>
      </w:rPr>
    </w:lvl>
    <w:lvl w:ilvl="3">
      <w:start w:val="1"/>
      <w:numFmt w:val="bullet"/>
      <w:lvlText w:val="●"/>
      <w:lvlJc w:val="left"/>
      <w:pPr>
        <w:ind w:left="3087" w:hanging="360"/>
      </w:pPr>
      <w:rPr>
        <w:rFonts w:ascii="Noto Sans Symbols" w:cs="Noto Sans Symbols" w:eastAsia="Noto Sans Symbols" w:hAnsi="Noto Sans Symbols"/>
      </w:rPr>
    </w:lvl>
    <w:lvl w:ilvl="4">
      <w:start w:val="1"/>
      <w:numFmt w:val="bullet"/>
      <w:lvlText w:val="o"/>
      <w:lvlJc w:val="left"/>
      <w:pPr>
        <w:ind w:left="3807" w:hanging="360"/>
      </w:pPr>
      <w:rPr>
        <w:rFonts w:ascii="Courier New" w:cs="Courier New" w:eastAsia="Courier New" w:hAnsi="Courier New"/>
      </w:rPr>
    </w:lvl>
    <w:lvl w:ilvl="5">
      <w:start w:val="1"/>
      <w:numFmt w:val="bullet"/>
      <w:lvlText w:val="▪"/>
      <w:lvlJc w:val="left"/>
      <w:pPr>
        <w:ind w:left="4527" w:hanging="360"/>
      </w:pPr>
      <w:rPr>
        <w:rFonts w:ascii="Noto Sans Symbols" w:cs="Noto Sans Symbols" w:eastAsia="Noto Sans Symbols" w:hAnsi="Noto Sans Symbols"/>
      </w:rPr>
    </w:lvl>
    <w:lvl w:ilvl="6">
      <w:start w:val="1"/>
      <w:numFmt w:val="bullet"/>
      <w:lvlText w:val="●"/>
      <w:lvlJc w:val="left"/>
      <w:pPr>
        <w:ind w:left="5247" w:hanging="360"/>
      </w:pPr>
      <w:rPr>
        <w:rFonts w:ascii="Noto Sans Symbols" w:cs="Noto Sans Symbols" w:eastAsia="Noto Sans Symbols" w:hAnsi="Noto Sans Symbols"/>
      </w:rPr>
    </w:lvl>
    <w:lvl w:ilvl="7">
      <w:start w:val="1"/>
      <w:numFmt w:val="bullet"/>
      <w:lvlText w:val="o"/>
      <w:lvlJc w:val="left"/>
      <w:pPr>
        <w:ind w:left="5967" w:hanging="360"/>
      </w:pPr>
      <w:rPr>
        <w:rFonts w:ascii="Courier New" w:cs="Courier New" w:eastAsia="Courier New" w:hAnsi="Courier New"/>
      </w:rPr>
    </w:lvl>
    <w:lvl w:ilvl="8">
      <w:start w:val="1"/>
      <w:numFmt w:val="bullet"/>
      <w:lvlText w:val="▪"/>
      <w:lvlJc w:val="left"/>
      <w:pPr>
        <w:ind w:left="6687" w:hanging="360"/>
      </w:pPr>
      <w:rPr>
        <w:rFonts w:ascii="Noto Sans Symbols" w:cs="Noto Sans Symbols" w:eastAsia="Noto Sans Symbols" w:hAnsi="Noto Sans Symbols"/>
      </w:rPr>
    </w:lvl>
  </w:abstractNum>
  <w:abstractNum w:abstractNumId="4">
    <w:lvl w:ilvl="0">
      <w:start w:val="1"/>
      <w:numFmt w:val="decimal"/>
      <w:lvlText w:val="%1. "/>
      <w:lvlJc w:val="left"/>
      <w:pPr>
        <w:ind w:left="0" w:firstLine="0"/>
      </w:pPr>
      <w:rPr>
        <w:rFonts w:ascii="Times New Roman" w:cs="Times New Roman" w:eastAsia="Times New Roman" w:hAnsi="Times New Roman"/>
        <w:b w:val="1"/>
        <w:bCs w:val="1"/>
        <w:i w:val="0"/>
        <w:iCs w:val="0"/>
        <w:color w:val="000000"/>
        <w:sz w:val="28"/>
        <w:szCs w:val="28"/>
        <w:u w:val="none"/>
      </w:rPr>
    </w:lvl>
    <w:lvl w:ilvl="1">
      <w:start w:val="1"/>
      <w:numFmt w:val="decimal"/>
      <w:lvlText w:val="%1.%2. "/>
      <w:lvlJc w:val="left"/>
      <w:pPr>
        <w:ind w:left="0" w:firstLine="0"/>
      </w:pPr>
      <w:rPr/>
    </w:lvl>
    <w:lvl w:ilvl="2">
      <w:start w:val="1"/>
      <w:numFmt w:val="decimal"/>
      <w:lvlText w:val="%1.%2.%3. "/>
      <w:lvlJc w:val="left"/>
      <w:pPr>
        <w:ind w:left="0" w:firstLine="0"/>
      </w:pPr>
      <w:rPr/>
    </w:lvl>
    <w:lvl w:ilvl="3">
      <w:start w:val="1"/>
      <w:numFmt w:val="decimal"/>
      <w:lvlText w:val="%1.%2.%3.%4. "/>
      <w:lvlJc w:val="left"/>
      <w:pPr>
        <w:ind w:left="0" w:firstLine="0"/>
      </w:pPr>
      <w:rPr/>
    </w:lvl>
    <w:lvl w:ilvl="4">
      <w:start w:val="1"/>
      <w:numFmt w:val="decimal"/>
      <w:lvlText w:val="%1.%2.%3.%4.%5."/>
      <w:lvlJc w:val="left"/>
      <w:pPr>
        <w:ind w:left="0" w:firstLine="0"/>
      </w:pPr>
      <w:rPr/>
    </w:lvl>
    <w:lvl w:ilvl="5">
      <w:start w:val="1"/>
      <w:numFmt w:val="lowerLetter"/>
      <w:lvlText w:val="%6."/>
      <w:lvlJc w:val="left"/>
      <w:pPr>
        <w:ind w:left="0" w:firstLine="0"/>
      </w:pPr>
      <w:rPr/>
    </w:lvl>
    <w:lvl w:ilvl="6">
      <w:start w:val="0"/>
      <w:numFmt w:val="bullet"/>
      <w:lvlText w:val="-"/>
      <w:lvlJc w:val="left"/>
      <w:pPr>
        <w:ind w:left="0" w:firstLine="0"/>
      </w:pPr>
      <w:rPr>
        <w:rFonts w:ascii="Times New Roman" w:cs="Times New Roman" w:eastAsia="Times New Roman" w:hAnsi="Times New Roman"/>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5">
    <w:lvl w:ilvl="0">
      <w:start w:val="1"/>
      <w:numFmt w:val="decimal"/>
      <w:lvlText w:val="%1. "/>
      <w:lvlJc w:val="left"/>
      <w:pPr>
        <w:ind w:left="0" w:firstLine="0"/>
      </w:pPr>
      <w:rPr>
        <w:rFonts w:ascii="Times New Roman" w:cs="Times New Roman" w:eastAsia="Times New Roman" w:hAnsi="Times New Roman"/>
        <w:b w:val="1"/>
        <w:bCs w:val="1"/>
        <w:i w:val="0"/>
        <w:iCs w:val="0"/>
        <w:color w:val="000000"/>
        <w:sz w:val="28"/>
        <w:szCs w:val="28"/>
        <w:u w:val="none"/>
      </w:rPr>
    </w:lvl>
    <w:lvl w:ilvl="1">
      <w:start w:val="1"/>
      <w:numFmt w:val="decimal"/>
      <w:lvlText w:val="%1.%2. "/>
      <w:lvlJc w:val="left"/>
      <w:pPr>
        <w:ind w:left="0" w:firstLine="0"/>
      </w:pPr>
      <w:rPr/>
    </w:lvl>
    <w:lvl w:ilvl="2">
      <w:start w:val="1"/>
      <w:numFmt w:val="decimal"/>
      <w:lvlText w:val="%1.%2.%3. "/>
      <w:lvlJc w:val="left"/>
      <w:pPr>
        <w:ind w:left="0" w:firstLine="0"/>
      </w:pPr>
      <w:rPr/>
    </w:lvl>
    <w:lvl w:ilvl="3">
      <w:start w:val="1"/>
      <w:numFmt w:val="decimal"/>
      <w:lvlText w:val="%1.%2.%3.%4. "/>
      <w:lvlJc w:val="left"/>
      <w:pPr>
        <w:ind w:left="0" w:firstLine="0"/>
      </w:pPr>
      <w:rPr/>
    </w:lvl>
    <w:lvl w:ilvl="4">
      <w:start w:val="1"/>
      <w:numFmt w:val="decimal"/>
      <w:lvlText w:val="%1.%2.%3.%4.%5."/>
      <w:lvlJc w:val="left"/>
      <w:pPr>
        <w:ind w:left="0" w:firstLine="0"/>
      </w:pPr>
      <w:rPr/>
    </w:lvl>
    <w:lvl w:ilvl="5">
      <w:start w:val="1"/>
      <w:numFmt w:val="lowerLetter"/>
      <w:lvlText w:val="%6."/>
      <w:lvlJc w:val="left"/>
      <w:pPr>
        <w:ind w:left="0" w:firstLine="0"/>
      </w:pPr>
      <w:rPr/>
    </w:lvl>
    <w:lvl w:ilvl="6">
      <w:start w:val="0"/>
      <w:numFmt w:val="bullet"/>
      <w:lvlText w:val="-"/>
      <w:lvlJc w:val="left"/>
      <w:pPr>
        <w:ind w:left="0" w:firstLine="0"/>
      </w:pPr>
      <w:rPr>
        <w:rFonts w:ascii="Times New Roman" w:cs="Times New Roman" w:eastAsia="Times New Roman" w:hAnsi="Times New Roman"/>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6">
    <w:lvl w:ilvl="0">
      <w:start w:val="12"/>
      <w:numFmt w:val="bullet"/>
      <w:lvlText w:val="-"/>
      <w:lvlJc w:val="left"/>
      <w:pPr>
        <w:ind w:left="720" w:hanging="360"/>
      </w:pPr>
      <w:rPr>
        <w:rFonts w:ascii="Times New Roman" w:cs="Times New Roman" w:eastAsia="Times New Roman" w:hAnsi="Times New Roman"/>
        <w:b w:val="0"/>
        <w:bCs w:val="0"/>
        <w:color w:val="000000"/>
        <w:sz w:val="26"/>
        <w:szCs w:val="2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2"/>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1004" w:hanging="360"/>
      </w:pPr>
      <w:rPr>
        <w:rFonts w:ascii="Times New Roman" w:cs="Times New Roman" w:eastAsia="Times New Roman" w:hAnsi="Times New Roman"/>
      </w:rPr>
    </w:lvl>
    <w:lvl w:ilvl="1">
      <w:start w:val="1"/>
      <w:numFmt w:val="bullet"/>
      <w:lvlText w:val="o"/>
      <w:lvlJc w:val="left"/>
      <w:pPr>
        <w:ind w:left="1724" w:hanging="360"/>
      </w:pPr>
      <w:rPr>
        <w:rFonts w:ascii="Courier New" w:cs="Courier New" w:eastAsia="Courier New" w:hAnsi="Courier New"/>
      </w:rPr>
    </w:lvl>
    <w:lvl w:ilvl="2">
      <w:start w:val="1"/>
      <w:numFmt w:val="bullet"/>
      <w:lvlText w:val="▪"/>
      <w:lvlJc w:val="left"/>
      <w:pPr>
        <w:ind w:left="2444" w:hanging="360"/>
      </w:pPr>
      <w:rPr>
        <w:rFonts w:ascii="Noto Sans Symbols" w:cs="Noto Sans Symbols" w:eastAsia="Noto Sans Symbols" w:hAnsi="Noto Sans Symbols"/>
      </w:rPr>
    </w:lvl>
    <w:lvl w:ilvl="3">
      <w:start w:val="1"/>
      <w:numFmt w:val="bullet"/>
      <w:lvlText w:val="●"/>
      <w:lvlJc w:val="left"/>
      <w:pPr>
        <w:ind w:left="3164" w:hanging="360"/>
      </w:pPr>
      <w:rPr>
        <w:rFonts w:ascii="Noto Sans Symbols" w:cs="Noto Sans Symbols" w:eastAsia="Noto Sans Symbols" w:hAnsi="Noto Sans Symbols"/>
      </w:rPr>
    </w:lvl>
    <w:lvl w:ilvl="4">
      <w:start w:val="1"/>
      <w:numFmt w:val="bullet"/>
      <w:lvlText w:val="o"/>
      <w:lvlJc w:val="left"/>
      <w:pPr>
        <w:ind w:left="3884" w:hanging="360"/>
      </w:pPr>
      <w:rPr>
        <w:rFonts w:ascii="Courier New" w:cs="Courier New" w:eastAsia="Courier New" w:hAnsi="Courier New"/>
      </w:rPr>
    </w:lvl>
    <w:lvl w:ilvl="5">
      <w:start w:val="1"/>
      <w:numFmt w:val="bullet"/>
      <w:lvlText w:val="▪"/>
      <w:lvlJc w:val="left"/>
      <w:pPr>
        <w:ind w:left="4604" w:hanging="360"/>
      </w:pPr>
      <w:rPr>
        <w:rFonts w:ascii="Noto Sans Symbols" w:cs="Noto Sans Symbols" w:eastAsia="Noto Sans Symbols" w:hAnsi="Noto Sans Symbols"/>
      </w:rPr>
    </w:lvl>
    <w:lvl w:ilvl="6">
      <w:start w:val="1"/>
      <w:numFmt w:val="bullet"/>
      <w:lvlText w:val="●"/>
      <w:lvlJc w:val="left"/>
      <w:pPr>
        <w:ind w:left="5324" w:hanging="360"/>
      </w:pPr>
      <w:rPr>
        <w:rFonts w:ascii="Noto Sans Symbols" w:cs="Noto Sans Symbols" w:eastAsia="Noto Sans Symbols" w:hAnsi="Noto Sans Symbols"/>
      </w:rPr>
    </w:lvl>
    <w:lvl w:ilvl="7">
      <w:start w:val="1"/>
      <w:numFmt w:val="bullet"/>
      <w:lvlText w:val="o"/>
      <w:lvlJc w:val="left"/>
      <w:pPr>
        <w:ind w:left="6044" w:hanging="360"/>
      </w:pPr>
      <w:rPr>
        <w:rFonts w:ascii="Courier New" w:cs="Courier New" w:eastAsia="Courier New" w:hAnsi="Courier New"/>
      </w:rPr>
    </w:lvl>
    <w:lvl w:ilvl="8">
      <w:start w:val="1"/>
      <w:numFmt w:val="bullet"/>
      <w:lvlText w:val="▪"/>
      <w:lvlJc w:val="left"/>
      <w:pPr>
        <w:ind w:left="6764"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widowControl w:val="0"/>
        <w:spacing w:before="1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64" w:lineRule="auto"/>
      <w:ind w:left="0" w:firstLine="0"/>
    </w:pPr>
    <w:rPr>
      <w:b w:val="1"/>
      <w:bCs w:val="1"/>
      <w:color w:val="000000"/>
    </w:rPr>
  </w:style>
  <w:style w:type="paragraph" w:styleId="Heading2">
    <w:name w:val="heading 2"/>
    <w:basedOn w:val="Normal"/>
    <w:next w:val="Normal"/>
    <w:pPr>
      <w:keepNext w:val="1"/>
      <w:keepLines w:val="1"/>
      <w:spacing w:line="264" w:lineRule="auto"/>
      <w:ind w:left="0" w:firstLine="0"/>
    </w:pPr>
    <w:rPr>
      <w:b w:val="1"/>
      <w:bCs w:val="1"/>
      <w:color w:val="000000"/>
    </w:rPr>
  </w:style>
  <w:style w:type="paragraph" w:styleId="Heading3">
    <w:name w:val="heading 3"/>
    <w:basedOn w:val="Normal"/>
    <w:next w:val="Normal"/>
    <w:pPr>
      <w:keepNext w:val="1"/>
      <w:keepLines w:val="1"/>
      <w:ind w:left="0" w:firstLine="0"/>
    </w:pPr>
    <w:rPr>
      <w:b w:val="1"/>
      <w:bCs w:val="1"/>
      <w:color w:val="000000"/>
    </w:rPr>
  </w:style>
  <w:style w:type="paragraph" w:styleId="Heading4">
    <w:name w:val="heading 4"/>
    <w:basedOn w:val="Normal"/>
    <w:next w:val="Normal"/>
    <w:pPr>
      <w:keepNext w:val="1"/>
      <w:keepLines w:val="1"/>
      <w:spacing w:line="264" w:lineRule="auto"/>
      <w:ind w:left="0" w:firstLine="0"/>
    </w:pPr>
    <w:rPr>
      <w:b w:val="1"/>
      <w:bCs w:val="1"/>
      <w:color w:val="000000"/>
    </w:rPr>
  </w:style>
  <w:style w:type="paragraph" w:styleId="Heading5">
    <w:name w:val="heading 5"/>
    <w:basedOn w:val="Normal"/>
    <w:next w:val="Normal"/>
    <w:pPr>
      <w:keepNext w:val="1"/>
      <w:keepLines w:val="1"/>
      <w:ind w:left="0" w:firstLine="0"/>
    </w:pPr>
    <w:rPr>
      <w:i w:val="1"/>
      <w:iCs w:val="1"/>
      <w:color w:val="000000"/>
    </w:rPr>
  </w:style>
  <w:style w:type="paragraph" w:styleId="Heading6">
    <w:name w:val="heading 6"/>
    <w:basedOn w:val="Normal"/>
    <w:next w:val="Normal"/>
    <w:pPr>
      <w:keepNext w:val="1"/>
      <w:keepLines w:val="1"/>
      <w:spacing w:before="40" w:lineRule="auto"/>
      <w:ind w:left="0" w:firstLine="0"/>
    </w:pPr>
    <w:rPr>
      <w:rFonts w:ascii="Calibri" w:cs="Calibri" w:eastAsia="Calibri" w:hAnsi="Calibri"/>
      <w:color w:val="1e4d78"/>
    </w:rPr>
  </w:style>
  <w:style w:type="paragraph" w:styleId="Title">
    <w:name w:val="Title"/>
    <w:basedOn w:val="Normal"/>
    <w:next w:val="Normal"/>
    <w:pPr>
      <w:widowControl w:val="1"/>
      <w:spacing w:before="0" w:line="312" w:lineRule="auto"/>
      <w:jc w:val="center"/>
    </w:pPr>
    <w:rPr>
      <w:rFonts w:ascii="Times New Roman" w:cs="Times New Roman" w:eastAsia="Times New Roman" w:hAnsi="Times New Roman"/>
      <w:color w:val="000000"/>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28.0" w:type="dxa"/>
        <w:left w:w="0.0" w:type="dxa"/>
        <w:bottom w:w="28.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mailto:chungkook-choi@ns2pc.com" TargetMode="External"/><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header" Target="header3.xml"/><Relationship Id="rId14" Type="http://schemas.openxmlformats.org/officeDocument/2006/relationships/image" Target="media/image3.png"/><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5601eeffe14b2533189e967242517b5254cdf4823b23c439e0978bbf29c51f29</vt:lpwstr>
  </property>
  <property fmtid="{D5CDD505-2E9C-101B-9397-08002B2CF9AE}" pid="3" name="ContentTypeId">
    <vt:lpwstr>0x010100E84C149BD7B8EA4BAAFE8370C8356E18</vt:lpwstr>
  </property>
  <property fmtid="{D5CDD505-2E9C-101B-9397-08002B2CF9AE}" pid="4" name="MediaServiceImageTags">
    <vt:lpwstr>MediaServiceImageTags</vt:lpwstr>
  </property>
</Properties>
</file>